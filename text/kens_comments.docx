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7C8C4" w14:textId="27073EC3" w:rsidR="006A4ED4" w:rsidRDefault="001C4C61" w:rsidP="00A40E14">
      <w:pPr>
        <w:pStyle w:val="NoSpacing"/>
        <w:jc w:val="center"/>
        <w:rPr>
          <w:rFonts w:ascii="Arial" w:hAnsi="Arial"/>
          <w:bCs/>
          <w:sz w:val="24"/>
          <w:szCs w:val="24"/>
          <w:lang w:val="en-GB"/>
        </w:rPr>
      </w:pPr>
      <w:r>
        <w:rPr>
          <w:rFonts w:ascii="Arial" w:hAnsi="Arial"/>
          <w:bCs/>
          <w:sz w:val="24"/>
          <w:szCs w:val="24"/>
          <w:lang w:val="en-GB"/>
        </w:rPr>
        <w:t xml:space="preserve">Fluorescence Polarization-based </w:t>
      </w:r>
      <w:r w:rsidR="0010701F">
        <w:rPr>
          <w:rFonts w:ascii="Arial" w:hAnsi="Arial"/>
          <w:bCs/>
          <w:sz w:val="24"/>
          <w:szCs w:val="24"/>
          <w:lang w:val="en-GB"/>
        </w:rPr>
        <w:t xml:space="preserve">High Throughput Screening Assays </w:t>
      </w:r>
      <w:r>
        <w:rPr>
          <w:rFonts w:ascii="Arial" w:hAnsi="Arial"/>
          <w:bCs/>
          <w:sz w:val="24"/>
          <w:szCs w:val="24"/>
          <w:lang w:val="en-GB"/>
        </w:rPr>
        <w:t>Identify</w:t>
      </w:r>
      <w:r w:rsidR="0010701F">
        <w:rPr>
          <w:rFonts w:ascii="Arial" w:hAnsi="Arial"/>
          <w:bCs/>
          <w:sz w:val="24"/>
          <w:szCs w:val="24"/>
          <w:lang w:val="en-GB"/>
        </w:rPr>
        <w:t xml:space="preserve"> </w:t>
      </w:r>
      <w:r>
        <w:rPr>
          <w:rFonts w:ascii="Arial" w:hAnsi="Arial"/>
          <w:bCs/>
          <w:sz w:val="24"/>
          <w:szCs w:val="24"/>
          <w:lang w:val="en-GB"/>
        </w:rPr>
        <w:t xml:space="preserve">Novel </w:t>
      </w:r>
      <w:r w:rsidR="0010701F">
        <w:rPr>
          <w:rFonts w:ascii="Arial" w:hAnsi="Arial"/>
          <w:bCs/>
          <w:sz w:val="24"/>
          <w:szCs w:val="24"/>
          <w:lang w:val="en-GB"/>
        </w:rPr>
        <w:t>Cardiac Troponin</w:t>
      </w:r>
      <w:r w:rsidR="005D3753">
        <w:rPr>
          <w:rFonts w:ascii="Arial" w:hAnsi="Arial"/>
          <w:bCs/>
          <w:sz w:val="24"/>
          <w:szCs w:val="24"/>
          <w:lang w:val="en-GB"/>
        </w:rPr>
        <w:t xml:space="preserve"> </w:t>
      </w:r>
      <w:r>
        <w:rPr>
          <w:rFonts w:ascii="Arial" w:hAnsi="Arial"/>
          <w:bCs/>
          <w:sz w:val="24"/>
          <w:szCs w:val="24"/>
          <w:lang w:val="en-GB"/>
        </w:rPr>
        <w:t>Modulators</w:t>
      </w:r>
    </w:p>
    <w:p w14:paraId="51BCDD1B" w14:textId="17545A3B" w:rsidR="00813058" w:rsidRPr="00940836" w:rsidRDefault="00756024" w:rsidP="00813058">
      <w:pPr>
        <w:pStyle w:val="NoSpacing"/>
        <w:jc w:val="center"/>
        <w:rPr>
          <w:rFonts w:ascii="Arial" w:hAnsi="Arial" w:cs="Arial"/>
          <w:b w:val="0"/>
          <w:i/>
          <w:lang w:val="en-GB"/>
        </w:rPr>
      </w:pPr>
      <w:r>
        <w:rPr>
          <w:rFonts w:ascii="Arial" w:hAnsi="Arial" w:cs="Arial"/>
          <w:b w:val="0"/>
          <w:i/>
          <w:noProof/>
          <w:lang w:val="en-GB"/>
        </w:rPr>
        <mc:AlternateContent>
          <mc:Choice Requires="wpi">
            <w:drawing>
              <wp:anchor distT="0" distB="0" distL="114300" distR="114300" simplePos="0" relativeHeight="251659264" behindDoc="0" locked="0" layoutInCell="1" allowOverlap="1" wp14:anchorId="1A1656FD" wp14:editId="4B428C55">
                <wp:simplePos x="0" y="0"/>
                <wp:positionH relativeFrom="column">
                  <wp:posOffset>7396687</wp:posOffset>
                </wp:positionH>
                <wp:positionV relativeFrom="paragraph">
                  <wp:posOffset>385095</wp:posOffset>
                </wp:positionV>
                <wp:extent cx="27720" cy="46800"/>
                <wp:effectExtent l="38100" t="38100" r="48895" b="48895"/>
                <wp:wrapNone/>
                <wp:docPr id="1" name="Ink 1"/>
                <wp:cNvGraphicFramePr/>
                <a:graphic xmlns:a="http://schemas.openxmlformats.org/drawingml/2006/main">
                  <a:graphicData uri="http://schemas.microsoft.com/office/word/2010/wordprocessingInk">
                    <w14:contentPart bwMode="auto" r:id="rId7">
                      <w14:nvContentPartPr>
                        <w14:cNvContentPartPr/>
                      </w14:nvContentPartPr>
                      <w14:xfrm>
                        <a:off x="0" y="0"/>
                        <a:ext cx="27720" cy="46800"/>
                      </w14:xfrm>
                    </w14:contentPart>
                  </a:graphicData>
                </a:graphic>
              </wp:anchor>
            </w:drawing>
          </mc:Choice>
          <mc:Fallback>
            <w:pict>
              <v:shapetype w14:anchorId="27944F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581.7pt;margin-top:29.6pt;width:3.6pt;height:5.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">
                <v:imagedata r:id="rId8" o:title=""/>
              </v:shape>
            </w:pict>
          </mc:Fallback>
        </mc:AlternateContent>
      </w:r>
    </w:p>
    <w:p w14:paraId="557B370A" w14:textId="09822714" w:rsidR="00813058" w:rsidRPr="00FE50EB" w:rsidRDefault="0077463F" w:rsidP="00FE50EB">
      <w:pPr>
        <w:jc w:val="center"/>
        <w:rPr>
          <w:noProof/>
        </w:rPr>
      </w:pPr>
      <w:r>
        <w:rPr>
          <w:noProof/>
        </w:rPr>
        <w:t>Priyanka Parijat</w:t>
      </w:r>
      <w:r w:rsidRPr="002956D0">
        <w:rPr>
          <w:noProof/>
          <w:vertAlign w:val="superscript"/>
        </w:rPr>
        <w:t>1</w:t>
      </w:r>
      <w:r>
        <w:rPr>
          <w:noProof/>
        </w:rPr>
        <w:t xml:space="preserve">, </w:t>
      </w:r>
      <w:r w:rsidR="00813058">
        <w:rPr>
          <w:noProof/>
        </w:rPr>
        <w:t>Saraswathi Ponnam</w:t>
      </w:r>
      <w:r w:rsidR="00813058" w:rsidRPr="002956D0">
        <w:rPr>
          <w:noProof/>
          <w:vertAlign w:val="superscript"/>
        </w:rPr>
        <w:t>1</w:t>
      </w:r>
      <w:r w:rsidR="001814C7">
        <w:rPr>
          <w:noProof/>
        </w:rPr>
        <w:t xml:space="preserve">, </w:t>
      </w:r>
      <w:r w:rsidR="00643F5D">
        <w:rPr>
          <w:noProof/>
        </w:rPr>
        <w:t>Seetharamai</w:t>
      </w:r>
      <w:r w:rsidR="00CD131A">
        <w:rPr>
          <w:noProof/>
        </w:rPr>
        <w:t>a</w:t>
      </w:r>
      <w:r w:rsidR="00643F5D">
        <w:rPr>
          <w:noProof/>
        </w:rPr>
        <w:t xml:space="preserve">h </w:t>
      </w:r>
      <w:r w:rsidR="00CD131A">
        <w:rPr>
          <w:noProof/>
        </w:rPr>
        <w:t>Attili</w:t>
      </w:r>
      <w:r w:rsidR="00CD131A" w:rsidRPr="002956D0">
        <w:rPr>
          <w:noProof/>
          <w:vertAlign w:val="superscript"/>
        </w:rPr>
        <w:t>1</w:t>
      </w:r>
      <w:r w:rsidR="00CD131A">
        <w:rPr>
          <w:noProof/>
        </w:rPr>
        <w:t xml:space="preserve">, </w:t>
      </w:r>
      <w:r w:rsidR="00EE6678">
        <w:rPr>
          <w:noProof/>
        </w:rPr>
        <w:t>Kenneth S. Campbell</w:t>
      </w:r>
      <w:r w:rsidR="00EE6678" w:rsidRPr="00EE6678">
        <w:rPr>
          <w:noProof/>
          <w:vertAlign w:val="superscript"/>
        </w:rPr>
        <w:t>2</w:t>
      </w:r>
      <w:r w:rsidR="00EE6678">
        <w:rPr>
          <w:noProof/>
        </w:rPr>
        <w:t xml:space="preserve">, </w:t>
      </w:r>
      <w:r w:rsidR="001814C7">
        <w:rPr>
          <w:noProof/>
        </w:rPr>
        <w:t xml:space="preserve">Mohammed </w:t>
      </w:r>
      <w:r w:rsidR="004762C3">
        <w:rPr>
          <w:noProof/>
        </w:rPr>
        <w:t>El-Mezgueldi</w:t>
      </w:r>
      <w:r w:rsidR="00B73679" w:rsidRPr="002956D0">
        <w:rPr>
          <w:noProof/>
          <w:vertAlign w:val="superscript"/>
        </w:rPr>
        <w:t>1</w:t>
      </w:r>
      <w:r w:rsidR="00443636">
        <w:rPr>
          <w:noProof/>
          <w:vertAlign w:val="superscript"/>
        </w:rPr>
        <w:t>,3</w:t>
      </w:r>
      <w:r w:rsidR="004762C3">
        <w:rPr>
          <w:noProof/>
        </w:rPr>
        <w:t>,</w:t>
      </w:r>
      <w:r w:rsidR="00FE50EB">
        <w:rPr>
          <w:noProof/>
        </w:rPr>
        <w:t xml:space="preserve"> </w:t>
      </w:r>
      <w:r w:rsidR="001814C7">
        <w:rPr>
          <w:noProof/>
        </w:rPr>
        <w:t>Mark Pfuhl</w:t>
      </w:r>
      <w:r w:rsidR="00B73679" w:rsidRPr="002956D0">
        <w:rPr>
          <w:noProof/>
          <w:vertAlign w:val="superscript"/>
        </w:rPr>
        <w:t>1</w:t>
      </w:r>
      <w:r w:rsidR="001814C7">
        <w:rPr>
          <w:noProof/>
        </w:rPr>
        <w:t xml:space="preserve"> </w:t>
      </w:r>
      <w:r w:rsidR="00813058">
        <w:rPr>
          <w:noProof/>
        </w:rPr>
        <w:t>and Thomas Kampourakis</w:t>
      </w:r>
      <w:r w:rsidR="00813058" w:rsidRPr="002956D0">
        <w:rPr>
          <w:noProof/>
          <w:vertAlign w:val="superscript"/>
        </w:rPr>
        <w:t>1</w:t>
      </w:r>
      <w:r w:rsidR="00813058">
        <w:rPr>
          <w:noProof/>
          <w:vertAlign w:val="superscript"/>
        </w:rPr>
        <w:t>,</w:t>
      </w:r>
      <w:r w:rsidR="00813058">
        <w:rPr>
          <w:noProof/>
        </w:rPr>
        <w:t>*</w:t>
      </w:r>
    </w:p>
    <w:p w14:paraId="72FB597D" w14:textId="77777777" w:rsidR="00813058" w:rsidRPr="00940836" w:rsidRDefault="00813058" w:rsidP="00813058">
      <w:pPr>
        <w:pStyle w:val="NoSpacing"/>
        <w:rPr>
          <w:rFonts w:ascii="Arial" w:hAnsi="Arial" w:cs="Arial"/>
          <w:i/>
          <w:sz w:val="22"/>
          <w:lang w:val="en-GB"/>
        </w:rPr>
      </w:pPr>
    </w:p>
    <w:p w14:paraId="2FA50EF7" w14:textId="0903F682" w:rsidR="00813058" w:rsidRDefault="00813058" w:rsidP="00813058">
      <w:pPr>
        <w:spacing w:line="276" w:lineRule="auto"/>
        <w:rPr>
          <w:rFonts w:cs="Arial"/>
          <w:lang w:val="en-GB"/>
        </w:rPr>
      </w:pPr>
      <w:bookmarkStart w:id="0" w:name="_Hlk97919357"/>
      <w:r w:rsidRPr="002956D0">
        <w:rPr>
          <w:noProof/>
          <w:vertAlign w:val="superscript"/>
        </w:rPr>
        <w:t>1</w:t>
      </w:r>
      <w:bookmarkEnd w:id="0"/>
      <w:r w:rsidRPr="00940836">
        <w:rPr>
          <w:rFonts w:cs="Arial"/>
          <w:lang w:val="en-GB"/>
        </w:rPr>
        <w:t>Randall Centre for Cell and Molecular Biophysics</w:t>
      </w:r>
      <w:r>
        <w:rPr>
          <w:rFonts w:cs="Arial"/>
          <w:lang w:val="en-GB"/>
        </w:rPr>
        <w:t>;</w:t>
      </w:r>
      <w:r w:rsidRPr="00940836">
        <w:rPr>
          <w:rFonts w:cs="Arial"/>
          <w:lang w:val="en-GB"/>
        </w:rPr>
        <w:t xml:space="preserve"> and British Heart Foundation Centre of Research Excellence, King’s College London, London, SE1 1UL, United Kingdom</w:t>
      </w:r>
    </w:p>
    <w:p w14:paraId="7814970A" w14:textId="77777777" w:rsidR="00C83409" w:rsidRDefault="00C83409" w:rsidP="00813058">
      <w:pPr>
        <w:spacing w:line="276" w:lineRule="auto"/>
        <w:rPr>
          <w:rFonts w:cs="Arial"/>
          <w:lang w:val="en-GB"/>
        </w:rPr>
      </w:pPr>
    </w:p>
    <w:p w14:paraId="27286BF3" w14:textId="1DA9A65C" w:rsidR="00EE6678" w:rsidRPr="00940836" w:rsidRDefault="00EE6678" w:rsidP="00813058">
      <w:pPr>
        <w:spacing w:line="276" w:lineRule="auto"/>
        <w:rPr>
          <w:rFonts w:cs="Arial"/>
          <w:i/>
          <w:lang w:val="en-GB"/>
        </w:rPr>
      </w:pPr>
      <w:commentRangeStart w:id="1"/>
      <w:del w:id="2" w:author="Kenneth Campbell" w:date="2022-08-14T16:10:00Z">
        <w:r w:rsidRPr="00C83409" w:rsidDel="00075EEB">
          <w:rPr>
            <w:rFonts w:cs="Arial"/>
            <w:vertAlign w:val="superscript"/>
            <w:lang w:val="en-GB"/>
          </w:rPr>
          <w:delText>2</w:delText>
        </w:r>
        <w:r w:rsidR="00C83409" w:rsidRPr="00C83409" w:rsidDel="00075EEB">
          <w:rPr>
            <w:rFonts w:cs="Arial"/>
            <w:lang w:val="en-GB"/>
          </w:rPr>
          <w:delText>Department of Physiology</w:delText>
        </w:r>
        <w:r w:rsidR="00C83409" w:rsidDel="00075EEB">
          <w:rPr>
            <w:rFonts w:cs="Arial"/>
            <w:lang w:val="en-GB"/>
          </w:rPr>
          <w:delText>,</w:delText>
        </w:r>
        <w:r w:rsidR="00FE50EB" w:rsidDel="00075EEB">
          <w:rPr>
            <w:rFonts w:cs="Arial"/>
            <w:lang w:val="en-GB"/>
          </w:rPr>
          <w:delText xml:space="preserve"> and</w:delText>
        </w:r>
        <w:r w:rsidR="00FE50EB" w:rsidRPr="00FE50EB" w:rsidDel="00075EEB">
          <w:delText xml:space="preserve"> </w:delText>
        </w:r>
      </w:del>
      <w:r w:rsidR="00FE50EB" w:rsidRPr="00FE50EB">
        <w:rPr>
          <w:rFonts w:cs="Arial"/>
          <w:lang w:val="en-GB"/>
        </w:rPr>
        <w:t>Division of Cardiovascular Medicine</w:t>
      </w:r>
      <w:ins w:id="3" w:author="Kenneth Campbell" w:date="2022-08-14T16:10:00Z">
        <w:r w:rsidR="00075EEB">
          <w:rPr>
            <w:rFonts w:cs="Arial"/>
            <w:lang w:val="en-GB"/>
          </w:rPr>
          <w:t xml:space="preserve"> and </w:t>
        </w:r>
        <w:r w:rsidR="00075EEB" w:rsidRPr="00C83409">
          <w:rPr>
            <w:rFonts w:cs="Arial"/>
            <w:lang w:val="en-GB"/>
          </w:rPr>
          <w:t>Department of Physiology</w:t>
        </w:r>
        <w:r w:rsidR="00075EEB">
          <w:rPr>
            <w:rFonts w:cs="Arial"/>
            <w:lang w:val="en-GB"/>
          </w:rPr>
          <w:t>, and</w:t>
        </w:r>
      </w:ins>
      <w:r w:rsidR="00FE50EB">
        <w:rPr>
          <w:rFonts w:cs="Arial"/>
          <w:lang w:val="en-GB"/>
        </w:rPr>
        <w:t>,</w:t>
      </w:r>
      <w:r w:rsidR="00C83409" w:rsidRPr="00C83409">
        <w:rPr>
          <w:rFonts w:cs="Arial"/>
          <w:lang w:val="en-GB"/>
        </w:rPr>
        <w:t xml:space="preserve"> University of Kentucky</w:t>
      </w:r>
      <w:r w:rsidR="00C83409">
        <w:rPr>
          <w:rFonts w:cs="Arial"/>
          <w:lang w:val="en-GB"/>
        </w:rPr>
        <w:t>,</w:t>
      </w:r>
      <w:r w:rsidR="00C83409" w:rsidRPr="00C83409">
        <w:rPr>
          <w:rFonts w:cs="Arial"/>
          <w:lang w:val="en-GB"/>
        </w:rPr>
        <w:t xml:space="preserve"> Lexington</w:t>
      </w:r>
      <w:r w:rsidR="00C83409">
        <w:rPr>
          <w:rFonts w:cs="Arial"/>
          <w:lang w:val="en-GB"/>
        </w:rPr>
        <w:t>,</w:t>
      </w:r>
      <w:r w:rsidR="00C83409" w:rsidRPr="00C83409">
        <w:rPr>
          <w:rFonts w:cs="Arial"/>
          <w:lang w:val="en-GB"/>
        </w:rPr>
        <w:t xml:space="preserve"> Kentucky</w:t>
      </w:r>
      <w:commentRangeEnd w:id="1"/>
      <w:r w:rsidR="00075EEB">
        <w:rPr>
          <w:rStyle w:val="CommentReference"/>
        </w:rPr>
        <w:commentReference w:id="1"/>
      </w:r>
    </w:p>
    <w:p w14:paraId="6A3BEBA0" w14:textId="22E632D1" w:rsidR="00813058" w:rsidRDefault="00813058" w:rsidP="00813058">
      <w:pPr>
        <w:rPr>
          <w:rFonts w:cs="Arial"/>
          <w:lang w:val="en-GB"/>
        </w:rPr>
      </w:pPr>
    </w:p>
    <w:p w14:paraId="7438310C" w14:textId="43B59B8B" w:rsidR="00443636" w:rsidRDefault="00443636" w:rsidP="009062FA">
      <w:pPr>
        <w:spacing w:line="276" w:lineRule="auto"/>
        <w:rPr>
          <w:rFonts w:cs="Arial"/>
          <w:lang w:val="en-GB"/>
        </w:rPr>
      </w:pPr>
      <w:r w:rsidRPr="009062FA">
        <w:rPr>
          <w:rFonts w:cs="Arial"/>
          <w:vertAlign w:val="superscript"/>
          <w:lang w:val="en-GB"/>
        </w:rPr>
        <w:t>3</w:t>
      </w:r>
      <w:r w:rsidR="00EF1C87">
        <w:rPr>
          <w:rFonts w:cs="Arial"/>
          <w:lang w:val="en-GB"/>
        </w:rPr>
        <w:t xml:space="preserve">Institute for Biological Sciences (ISSB-P), Mohammed VI Polytechnic University, </w:t>
      </w:r>
      <w:proofErr w:type="spellStart"/>
      <w:r w:rsidR="00EF1C87">
        <w:rPr>
          <w:rFonts w:cs="Arial"/>
          <w:lang w:val="en-GB"/>
        </w:rPr>
        <w:t>Ben</w:t>
      </w:r>
      <w:r w:rsidR="00861537">
        <w:rPr>
          <w:rFonts w:cs="Arial"/>
          <w:lang w:val="en-GB"/>
        </w:rPr>
        <w:t>g</w:t>
      </w:r>
      <w:r w:rsidR="00EF1C87">
        <w:rPr>
          <w:rFonts w:cs="Arial"/>
          <w:lang w:val="en-GB"/>
        </w:rPr>
        <w:t>uerir</w:t>
      </w:r>
      <w:proofErr w:type="spellEnd"/>
      <w:r w:rsidR="00EF1C87">
        <w:rPr>
          <w:rFonts w:cs="Arial"/>
          <w:lang w:val="en-GB"/>
        </w:rPr>
        <w:t>,</w:t>
      </w:r>
      <w:r w:rsidR="009062FA">
        <w:rPr>
          <w:rFonts w:cs="Arial"/>
          <w:lang w:val="en-GB"/>
        </w:rPr>
        <w:t xml:space="preserve"> </w:t>
      </w:r>
      <w:r w:rsidR="00EF1C87">
        <w:rPr>
          <w:rFonts w:cs="Arial"/>
          <w:lang w:val="en-GB"/>
        </w:rPr>
        <w:t>M</w:t>
      </w:r>
      <w:r w:rsidR="009062FA">
        <w:rPr>
          <w:rFonts w:cs="Arial"/>
          <w:lang w:val="en-GB"/>
        </w:rPr>
        <w:t>orocco</w:t>
      </w:r>
    </w:p>
    <w:p w14:paraId="6DF674A8" w14:textId="77777777" w:rsidR="00443636" w:rsidRPr="000D1C20" w:rsidRDefault="00443636" w:rsidP="00813058">
      <w:pPr>
        <w:rPr>
          <w:rFonts w:cs="Arial"/>
          <w:lang w:val="en-GB"/>
        </w:rPr>
      </w:pPr>
    </w:p>
    <w:p w14:paraId="17CB476C" w14:textId="77777777" w:rsidR="00813058" w:rsidRPr="000D1C20" w:rsidRDefault="00813058" w:rsidP="00813058">
      <w:pPr>
        <w:rPr>
          <w:rFonts w:cs="Arial"/>
          <w:b/>
          <w:lang w:val="en-GB"/>
        </w:rPr>
      </w:pPr>
      <w:r>
        <w:rPr>
          <w:rFonts w:cs="Arial"/>
          <w:b/>
          <w:lang w:val="en-GB"/>
        </w:rPr>
        <w:t>*</w:t>
      </w:r>
      <w:r w:rsidRPr="000D1C20">
        <w:rPr>
          <w:rFonts w:cs="Arial"/>
          <w:b/>
          <w:lang w:val="en-GB"/>
        </w:rPr>
        <w:t>Corresponding author</w:t>
      </w:r>
      <w:r>
        <w:rPr>
          <w:rFonts w:cs="Arial"/>
          <w:b/>
          <w:lang w:val="en-GB"/>
        </w:rPr>
        <w:t>:</w:t>
      </w:r>
    </w:p>
    <w:p w14:paraId="6C7FBC18" w14:textId="77777777" w:rsidR="00813058" w:rsidRPr="00E46696" w:rsidRDefault="00813058" w:rsidP="00813058">
      <w:pPr>
        <w:rPr>
          <w:rStyle w:val="Hyperlink"/>
          <w:rFonts w:cs="Arial"/>
          <w:lang w:val="en-GB"/>
        </w:rPr>
      </w:pPr>
      <w:r w:rsidRPr="000D1C20">
        <w:rPr>
          <w:rFonts w:cs="Arial"/>
          <w:lang w:val="en-GB"/>
        </w:rPr>
        <w:t>Thomas Kampourakis</w:t>
      </w:r>
      <w:r>
        <w:rPr>
          <w:rFonts w:cs="Arial"/>
          <w:lang w:val="en-GB"/>
        </w:rPr>
        <w:t xml:space="preserve"> (</w:t>
      </w:r>
      <w:hyperlink r:id="rId13" w:history="1">
        <w:r w:rsidRPr="00E46696">
          <w:rPr>
            <w:rStyle w:val="Hyperlink"/>
            <w:rFonts w:cs="Arial"/>
            <w:lang w:val="en-GB"/>
          </w:rPr>
          <w:t>thomas.kampourakis@kcl.ac.uk</w:t>
        </w:r>
      </w:hyperlink>
      <w:r w:rsidRPr="00E46696">
        <w:rPr>
          <w:rStyle w:val="Hyperlink"/>
          <w:rFonts w:cs="Arial"/>
          <w:lang w:val="en-GB"/>
        </w:rPr>
        <w:t>)</w:t>
      </w:r>
    </w:p>
    <w:p w14:paraId="7B5FD7F5" w14:textId="77777777" w:rsidR="00813058" w:rsidRDefault="00813058" w:rsidP="00813058">
      <w:pPr>
        <w:rPr>
          <w:rStyle w:val="Hyperlink"/>
          <w:rFonts w:cs="Arial"/>
          <w:lang w:val="en-GB"/>
        </w:rPr>
      </w:pPr>
    </w:p>
    <w:p w14:paraId="26ECB9EE" w14:textId="10029BC3" w:rsidR="00813058" w:rsidRDefault="00813058" w:rsidP="00813058">
      <w:pPr>
        <w:rPr>
          <w:rFonts w:cs="Arial"/>
          <w:lang w:val="en-GB"/>
        </w:rPr>
      </w:pPr>
      <w:r w:rsidRPr="00C57071">
        <w:rPr>
          <w:rFonts w:cs="Arial"/>
          <w:b/>
          <w:bCs/>
          <w:lang w:val="en-GB"/>
        </w:rPr>
        <w:t>Running title:</w:t>
      </w:r>
      <w:r>
        <w:rPr>
          <w:rFonts w:cs="Arial"/>
          <w:lang w:val="en-GB"/>
        </w:rPr>
        <w:t xml:space="preserve"> </w:t>
      </w:r>
      <w:proofErr w:type="gramStart"/>
      <w:r w:rsidR="001951CD">
        <w:rPr>
          <w:rFonts w:cs="Arial"/>
          <w:lang w:val="en-GB"/>
        </w:rPr>
        <w:t>Small</w:t>
      </w:r>
      <w:proofErr w:type="gramEnd"/>
      <w:r w:rsidR="001951CD">
        <w:rPr>
          <w:rFonts w:cs="Arial"/>
          <w:lang w:val="en-GB"/>
        </w:rPr>
        <w:t xml:space="preserve"> molecule effectors of cardiac troponin</w:t>
      </w:r>
    </w:p>
    <w:p w14:paraId="62A5B6E7" w14:textId="77777777" w:rsidR="00813058" w:rsidRPr="00243D05" w:rsidRDefault="00813058" w:rsidP="00813058">
      <w:pPr>
        <w:rPr>
          <w:rStyle w:val="Hyperlink"/>
          <w:rFonts w:cs="Arial"/>
          <w:lang w:val="en-GB"/>
        </w:rPr>
      </w:pPr>
    </w:p>
    <w:p w14:paraId="0A6694C9" w14:textId="77777777" w:rsidR="00813058" w:rsidRPr="000D1C20" w:rsidRDefault="00813058" w:rsidP="00813058">
      <w:pPr>
        <w:rPr>
          <w:rFonts w:cs="Arial"/>
          <w:b/>
          <w:lang w:val="en-GB"/>
        </w:rPr>
      </w:pPr>
      <w:r w:rsidRPr="000D1C20">
        <w:rPr>
          <w:rFonts w:cs="Arial"/>
          <w:b/>
          <w:lang w:val="en-GB"/>
        </w:rPr>
        <w:t xml:space="preserve">Keywords </w:t>
      </w:r>
    </w:p>
    <w:p w14:paraId="1C66A6D5" w14:textId="780DCF12" w:rsidR="00813058" w:rsidRDefault="00813058" w:rsidP="00813058">
      <w:pPr>
        <w:rPr>
          <w:rFonts w:cs="Arial"/>
          <w:b/>
          <w:lang w:val="en-GB"/>
        </w:rPr>
      </w:pPr>
      <w:r w:rsidRPr="000D1C20">
        <w:rPr>
          <w:rFonts w:cs="Arial"/>
          <w:lang w:val="en-GB"/>
        </w:rPr>
        <w:t xml:space="preserve">cardiac muscle regulation; </w:t>
      </w:r>
      <w:r>
        <w:rPr>
          <w:rFonts w:cs="Arial"/>
          <w:lang w:val="en-GB"/>
        </w:rPr>
        <w:t xml:space="preserve">cardiac </w:t>
      </w:r>
      <w:r w:rsidR="00F42116">
        <w:rPr>
          <w:rFonts w:cs="Arial"/>
          <w:lang w:val="en-GB"/>
        </w:rPr>
        <w:t>troponin</w:t>
      </w:r>
      <w:r w:rsidRPr="000D1C20">
        <w:rPr>
          <w:rFonts w:cs="Arial"/>
          <w:lang w:val="en-GB"/>
        </w:rPr>
        <w:t xml:space="preserve">; </w:t>
      </w:r>
      <w:r w:rsidR="00F42116">
        <w:rPr>
          <w:rFonts w:cs="Arial"/>
          <w:lang w:val="en-GB"/>
        </w:rPr>
        <w:t>high throughput screen</w:t>
      </w:r>
      <w:r>
        <w:rPr>
          <w:rFonts w:cs="Arial"/>
          <w:lang w:val="en-GB"/>
        </w:rPr>
        <w:t xml:space="preserve">; </w:t>
      </w:r>
      <w:r w:rsidR="007F6BF5">
        <w:rPr>
          <w:rFonts w:cs="Arial"/>
          <w:lang w:val="en-GB"/>
        </w:rPr>
        <w:t xml:space="preserve">small molecules; </w:t>
      </w:r>
      <w:r w:rsidR="0099082F">
        <w:rPr>
          <w:rFonts w:cs="Arial"/>
          <w:lang w:val="en-GB"/>
        </w:rPr>
        <w:t>h</w:t>
      </w:r>
      <w:r w:rsidR="00F42116">
        <w:rPr>
          <w:rFonts w:cs="Arial"/>
          <w:lang w:val="en-GB"/>
        </w:rPr>
        <w:t xml:space="preserve">eart </w:t>
      </w:r>
      <w:r w:rsidR="0099082F">
        <w:rPr>
          <w:rFonts w:cs="Arial"/>
          <w:lang w:val="en-GB"/>
        </w:rPr>
        <w:t>f</w:t>
      </w:r>
      <w:r w:rsidR="00F42116">
        <w:rPr>
          <w:rFonts w:cs="Arial"/>
          <w:lang w:val="en-GB"/>
        </w:rPr>
        <w:t>ailure</w:t>
      </w:r>
    </w:p>
    <w:p w14:paraId="11F6EEEE" w14:textId="589C7E39" w:rsidR="002E4E84" w:rsidRDefault="002E4E84" w:rsidP="000060E3">
      <w:pPr>
        <w:jc w:val="center"/>
        <w:rPr>
          <w:rFonts w:cs="Arial"/>
          <w:sz w:val="32"/>
          <w:szCs w:val="32"/>
        </w:rPr>
      </w:pPr>
    </w:p>
    <w:p w14:paraId="7961F80B" w14:textId="77777777" w:rsidR="00E444EB" w:rsidRDefault="00E444EB" w:rsidP="00E444EB">
      <w:pPr>
        <w:spacing w:after="160" w:line="259" w:lineRule="auto"/>
        <w:jc w:val="left"/>
        <w:rPr>
          <w:rFonts w:cs="Arial"/>
          <w:sz w:val="32"/>
          <w:szCs w:val="32"/>
        </w:rPr>
      </w:pPr>
    </w:p>
    <w:p w14:paraId="1183DB62" w14:textId="0582D363" w:rsidR="00E444EB" w:rsidRDefault="00E444EB" w:rsidP="00E444EB">
      <w:pPr>
        <w:spacing w:after="160" w:line="259" w:lineRule="auto"/>
        <w:jc w:val="left"/>
        <w:rPr>
          <w:rFonts w:cs="Arial"/>
          <w:sz w:val="32"/>
          <w:szCs w:val="32"/>
        </w:rPr>
      </w:pPr>
      <w:r>
        <w:rPr>
          <w:rFonts w:cs="Arial"/>
          <w:sz w:val="32"/>
          <w:szCs w:val="32"/>
        </w:rPr>
        <w:br w:type="page"/>
      </w:r>
    </w:p>
    <w:p w14:paraId="2C75222B" w14:textId="02C4AF82" w:rsidR="00390B90" w:rsidRPr="00A6426D" w:rsidRDefault="00966614" w:rsidP="00A6426D">
      <w:pPr>
        <w:spacing w:after="160" w:line="259" w:lineRule="auto"/>
        <w:jc w:val="left"/>
        <w:rPr>
          <w:rFonts w:cs="Arial"/>
          <w:sz w:val="32"/>
          <w:szCs w:val="32"/>
        </w:rPr>
      </w:pPr>
      <w:r>
        <w:rPr>
          <w:rFonts w:cs="Arial"/>
          <w:b/>
          <w:bCs/>
          <w:sz w:val="24"/>
          <w:szCs w:val="24"/>
        </w:rPr>
        <w:lastRenderedPageBreak/>
        <w:t>Abstract</w:t>
      </w:r>
    </w:p>
    <w:p w14:paraId="2F245829" w14:textId="09FF10A8" w:rsidR="00B76702" w:rsidRDefault="00B75F2B" w:rsidP="00EF5E29">
      <w:pPr>
        <w:spacing w:line="276" w:lineRule="auto"/>
        <w:rPr>
          <w:rFonts w:cs="Arial"/>
        </w:rPr>
      </w:pPr>
      <w:r>
        <w:rPr>
          <w:rFonts w:cs="Arial"/>
        </w:rPr>
        <w:t xml:space="preserve">The large unmet </w:t>
      </w:r>
      <w:r w:rsidR="00C57D75">
        <w:rPr>
          <w:rFonts w:cs="Arial"/>
        </w:rPr>
        <w:t xml:space="preserve">demand for new heart failure </w:t>
      </w:r>
      <w:r w:rsidR="006D766D">
        <w:rPr>
          <w:rFonts w:cs="Arial"/>
        </w:rPr>
        <w:t xml:space="preserve">therapeutics is widely acknowledged. </w:t>
      </w:r>
      <w:r w:rsidR="002F183C">
        <w:rPr>
          <w:rFonts w:cs="Arial"/>
        </w:rPr>
        <w:t xml:space="preserve">Current heart failure therapies </w:t>
      </w:r>
      <w:r w:rsidR="00055378">
        <w:rPr>
          <w:rFonts w:cs="Arial"/>
        </w:rPr>
        <w:t xml:space="preserve">based on neurohumoral modulation </w:t>
      </w:r>
      <w:r w:rsidR="002F183C">
        <w:rPr>
          <w:rFonts w:cs="Arial"/>
        </w:rPr>
        <w:t xml:space="preserve">are </w:t>
      </w:r>
      <w:r w:rsidR="00A35605">
        <w:rPr>
          <w:rFonts w:cs="Arial"/>
        </w:rPr>
        <w:t xml:space="preserve">mainly </w:t>
      </w:r>
      <w:r w:rsidR="002F183C">
        <w:rPr>
          <w:rFonts w:cs="Arial"/>
        </w:rPr>
        <w:t xml:space="preserve">aimed </w:t>
      </w:r>
      <w:r w:rsidR="00702024">
        <w:rPr>
          <w:rFonts w:cs="Arial"/>
        </w:rPr>
        <w:t>at symptomatic relief</w:t>
      </w:r>
      <w:r w:rsidR="009A4E67">
        <w:rPr>
          <w:rFonts w:cs="Arial"/>
        </w:rPr>
        <w:t xml:space="preserve">, </w:t>
      </w:r>
      <w:r w:rsidR="00702024">
        <w:rPr>
          <w:rFonts w:cs="Arial"/>
        </w:rPr>
        <w:t xml:space="preserve">do not treat the underlying </w:t>
      </w:r>
      <w:proofErr w:type="gramStart"/>
      <w:r w:rsidR="00702024">
        <w:rPr>
          <w:rFonts w:cs="Arial"/>
        </w:rPr>
        <w:t>etiologies</w:t>
      </w:r>
      <w:proofErr w:type="gramEnd"/>
      <w:r w:rsidR="006A33D8">
        <w:rPr>
          <w:rFonts w:cs="Arial"/>
        </w:rPr>
        <w:t xml:space="preserve"> and are </w:t>
      </w:r>
      <w:r w:rsidR="00BE6A8D">
        <w:rPr>
          <w:rFonts w:cs="Arial"/>
        </w:rPr>
        <w:t xml:space="preserve">frequently </w:t>
      </w:r>
      <w:r w:rsidR="006A33D8">
        <w:rPr>
          <w:rFonts w:cs="Arial"/>
        </w:rPr>
        <w:t>associated with unwanted side effects.</w:t>
      </w:r>
      <w:r w:rsidR="00455FAF">
        <w:rPr>
          <w:rFonts w:cs="Arial"/>
        </w:rPr>
        <w:t xml:space="preserve"> </w:t>
      </w:r>
      <w:r w:rsidR="001C2118">
        <w:rPr>
          <w:rFonts w:cs="Arial"/>
        </w:rPr>
        <w:t>Over the last decades t</w:t>
      </w:r>
      <w:r w:rsidR="00455FAF">
        <w:rPr>
          <w:rFonts w:cs="Arial"/>
        </w:rPr>
        <w:t xml:space="preserve">he contractile myofilaments </w:t>
      </w:r>
      <w:r w:rsidR="00055378">
        <w:rPr>
          <w:rFonts w:cs="Arial"/>
        </w:rPr>
        <w:t>themselves</w:t>
      </w:r>
      <w:r w:rsidR="005E6EC9">
        <w:rPr>
          <w:rFonts w:cs="Arial"/>
        </w:rPr>
        <w:t xml:space="preserve"> </w:t>
      </w:r>
      <w:r w:rsidR="00FD3EBB">
        <w:rPr>
          <w:rFonts w:cs="Arial"/>
        </w:rPr>
        <w:t xml:space="preserve">have </w:t>
      </w:r>
      <w:r w:rsidR="005E6EC9">
        <w:rPr>
          <w:rFonts w:cs="Arial"/>
        </w:rPr>
        <w:t>emerged</w:t>
      </w:r>
      <w:r w:rsidR="00455FAF">
        <w:rPr>
          <w:rFonts w:cs="Arial"/>
        </w:rPr>
        <w:t xml:space="preserve"> </w:t>
      </w:r>
      <w:r w:rsidR="005E6EC9">
        <w:rPr>
          <w:rFonts w:cs="Arial"/>
        </w:rPr>
        <w:t xml:space="preserve">as an attractive target for the development of new therapeutics for both systolic and diastolic heart failure. However, </w:t>
      </w:r>
      <w:r w:rsidR="0032245D">
        <w:rPr>
          <w:rFonts w:cs="Arial"/>
        </w:rPr>
        <w:t xml:space="preserve">the clinical use of myofilament-directed drugs </w:t>
      </w:r>
      <w:r w:rsidR="00152AD0">
        <w:rPr>
          <w:rFonts w:cs="Arial"/>
        </w:rPr>
        <w:t xml:space="preserve">has </w:t>
      </w:r>
      <w:r w:rsidR="0032245D">
        <w:rPr>
          <w:rFonts w:cs="Arial"/>
        </w:rPr>
        <w:t>been limited</w:t>
      </w:r>
      <w:r w:rsidR="00152AD0">
        <w:rPr>
          <w:rFonts w:cs="Arial"/>
        </w:rPr>
        <w:t>, and</w:t>
      </w:r>
      <w:r w:rsidR="0032245D">
        <w:rPr>
          <w:rFonts w:cs="Arial"/>
        </w:rPr>
        <w:t xml:space="preserve"> </w:t>
      </w:r>
      <w:r w:rsidR="001C2118">
        <w:rPr>
          <w:rFonts w:cs="Arial"/>
        </w:rPr>
        <w:t xml:space="preserve">further </w:t>
      </w:r>
      <w:r w:rsidR="00B76702">
        <w:rPr>
          <w:rFonts w:cs="Arial"/>
        </w:rPr>
        <w:t xml:space="preserve">progress has been hampered by incomplete understanding of myofilament function </w:t>
      </w:r>
      <w:r w:rsidR="00B60E66">
        <w:rPr>
          <w:rFonts w:cs="Arial"/>
        </w:rPr>
        <w:t xml:space="preserve">on the molecular level and screening technologies </w:t>
      </w:r>
      <w:r w:rsidR="00152AD0">
        <w:rPr>
          <w:rFonts w:cs="Arial"/>
        </w:rPr>
        <w:t>for small molecule</w:t>
      </w:r>
      <w:r w:rsidR="008370BA">
        <w:rPr>
          <w:rFonts w:cs="Arial"/>
        </w:rPr>
        <w:t>s</w:t>
      </w:r>
      <w:r w:rsidR="00152AD0">
        <w:rPr>
          <w:rFonts w:cs="Arial"/>
        </w:rPr>
        <w:t xml:space="preserve"> </w:t>
      </w:r>
      <w:r w:rsidR="00B60E66">
        <w:rPr>
          <w:rFonts w:cs="Arial"/>
        </w:rPr>
        <w:t>that accurately reproduce this function in vitro.</w:t>
      </w:r>
      <w:r w:rsidR="00152AD0">
        <w:rPr>
          <w:rFonts w:cs="Arial"/>
        </w:rPr>
        <w:t xml:space="preserve"> In this study we have designed, </w:t>
      </w:r>
      <w:proofErr w:type="gramStart"/>
      <w:r w:rsidR="00152AD0">
        <w:rPr>
          <w:rFonts w:cs="Arial"/>
        </w:rPr>
        <w:t>validated</w:t>
      </w:r>
      <w:proofErr w:type="gramEnd"/>
      <w:r w:rsidR="00152AD0">
        <w:rPr>
          <w:rFonts w:cs="Arial"/>
        </w:rPr>
        <w:t xml:space="preserve"> and characterized new high </w:t>
      </w:r>
      <w:r w:rsidR="008A346E">
        <w:rPr>
          <w:rFonts w:cs="Arial"/>
        </w:rPr>
        <w:t>through</w:t>
      </w:r>
      <w:r w:rsidR="00152AD0">
        <w:rPr>
          <w:rFonts w:cs="Arial"/>
        </w:rPr>
        <w:t>put screening platf</w:t>
      </w:r>
      <w:r w:rsidR="001C2118">
        <w:rPr>
          <w:rFonts w:cs="Arial"/>
        </w:rPr>
        <w:t>o</w:t>
      </w:r>
      <w:r w:rsidR="00152AD0">
        <w:rPr>
          <w:rFonts w:cs="Arial"/>
        </w:rPr>
        <w:t>r</w:t>
      </w:r>
      <w:r w:rsidR="001C2118">
        <w:rPr>
          <w:rFonts w:cs="Arial"/>
        </w:rPr>
        <w:t>m</w:t>
      </w:r>
      <w:r w:rsidR="00152AD0">
        <w:rPr>
          <w:rFonts w:cs="Arial"/>
        </w:rPr>
        <w:t xml:space="preserve">s </w:t>
      </w:r>
      <w:r w:rsidR="008370BA">
        <w:rPr>
          <w:rFonts w:cs="Arial"/>
        </w:rPr>
        <w:t>for small molecule effectors</w:t>
      </w:r>
      <w:r w:rsidR="00430C4E">
        <w:rPr>
          <w:rFonts w:cs="Arial"/>
        </w:rPr>
        <w:t xml:space="preserve"> targeting the interactions between the troponin C and troponin I subunits of the cardiac troponin complex. </w:t>
      </w:r>
      <w:r w:rsidR="000D7974">
        <w:rPr>
          <w:rFonts w:cs="Arial"/>
        </w:rPr>
        <w:t xml:space="preserve">Fluorescence polarization-based assays were used to screen commercially available compound libraries, and hits were validated using </w:t>
      </w:r>
      <w:r w:rsidR="001D0F23">
        <w:rPr>
          <w:rFonts w:cs="Arial"/>
        </w:rPr>
        <w:t>secondary screens and orthogonal assays</w:t>
      </w:r>
      <w:r w:rsidR="006E3DE6">
        <w:rPr>
          <w:rFonts w:cs="Arial"/>
        </w:rPr>
        <w:t xml:space="preserve">. </w:t>
      </w:r>
      <w:r w:rsidR="001A6D13">
        <w:rPr>
          <w:rFonts w:cs="Arial"/>
        </w:rPr>
        <w:t>H</w:t>
      </w:r>
      <w:r w:rsidR="002A3C60">
        <w:rPr>
          <w:rFonts w:cs="Arial"/>
        </w:rPr>
        <w:t>it compound</w:t>
      </w:r>
      <w:r w:rsidR="00A7601D">
        <w:rPr>
          <w:rFonts w:cs="Arial"/>
        </w:rPr>
        <w:t xml:space="preserve">-troponin interactions </w:t>
      </w:r>
      <w:r w:rsidR="001A6D13">
        <w:rPr>
          <w:rFonts w:cs="Arial"/>
        </w:rPr>
        <w:t xml:space="preserve">were characterized </w:t>
      </w:r>
      <w:r w:rsidR="00A7601D">
        <w:rPr>
          <w:rFonts w:cs="Arial"/>
        </w:rPr>
        <w:t>using isothermal titration calorimetry and NMR spectroscopy</w:t>
      </w:r>
      <w:r w:rsidR="00050E5B">
        <w:rPr>
          <w:rFonts w:cs="Arial"/>
        </w:rPr>
        <w:t xml:space="preserve"> to </w:t>
      </w:r>
      <w:r w:rsidR="0007315F">
        <w:rPr>
          <w:rFonts w:cs="Arial"/>
        </w:rPr>
        <w:t>identify interaction sites</w:t>
      </w:r>
      <w:r w:rsidR="00A7601D">
        <w:rPr>
          <w:rFonts w:cs="Arial"/>
        </w:rPr>
        <w:t>.</w:t>
      </w:r>
      <w:r w:rsidR="00381AC9">
        <w:rPr>
          <w:rFonts w:cs="Arial"/>
        </w:rPr>
        <w:t xml:space="preserve"> We identified NS5806 as novel calcium sensitizer that </w:t>
      </w:r>
      <w:r w:rsidR="007E2FA6">
        <w:rPr>
          <w:rFonts w:cs="Arial"/>
        </w:rPr>
        <w:t xml:space="preserve">stabilizes active troponin. NS5806 binds the trimeric complex of </w:t>
      </w:r>
      <w:r w:rsidR="000B55D3">
        <w:rPr>
          <w:rFonts w:cs="Arial"/>
        </w:rPr>
        <w:t xml:space="preserve">N-lobe of </w:t>
      </w:r>
      <w:proofErr w:type="spellStart"/>
      <w:r w:rsidR="000B55D3">
        <w:rPr>
          <w:rFonts w:cs="Arial"/>
        </w:rPr>
        <w:t>cTnC</w:t>
      </w:r>
      <w:proofErr w:type="spellEnd"/>
      <w:r w:rsidR="000B55D3">
        <w:rPr>
          <w:rFonts w:cs="Arial"/>
        </w:rPr>
        <w:t>, Ca</w:t>
      </w:r>
      <w:r w:rsidR="000B55D3" w:rsidRPr="00EC3191">
        <w:rPr>
          <w:rFonts w:cs="Arial"/>
          <w:vertAlign w:val="superscript"/>
        </w:rPr>
        <w:t xml:space="preserve">2+ </w:t>
      </w:r>
      <w:r w:rsidR="000B55D3">
        <w:rPr>
          <w:rFonts w:cs="Arial"/>
        </w:rPr>
        <w:t xml:space="preserve">and the switch region of </w:t>
      </w:r>
      <w:proofErr w:type="spellStart"/>
      <w:r w:rsidR="000B55D3">
        <w:rPr>
          <w:rFonts w:cs="Arial"/>
        </w:rPr>
        <w:t>cTnI</w:t>
      </w:r>
      <w:proofErr w:type="spellEnd"/>
      <w:r w:rsidR="000B55D3">
        <w:rPr>
          <w:rFonts w:cs="Arial"/>
        </w:rPr>
        <w:t xml:space="preserve"> with low micromolar affinity and </w:t>
      </w:r>
      <w:r w:rsidR="00EC3191">
        <w:rPr>
          <w:rFonts w:cs="Arial"/>
        </w:rPr>
        <w:t xml:space="preserve">favorable thermodynamic profile. </w:t>
      </w:r>
      <w:r w:rsidR="009B5DF5">
        <w:rPr>
          <w:rFonts w:cs="Arial"/>
        </w:rPr>
        <w:t>In good agreement</w:t>
      </w:r>
      <w:r w:rsidR="002A3C60">
        <w:rPr>
          <w:rFonts w:cs="Arial"/>
        </w:rPr>
        <w:t>,</w:t>
      </w:r>
      <w:r w:rsidR="009B5DF5">
        <w:rPr>
          <w:rFonts w:cs="Arial"/>
        </w:rPr>
        <w:t xml:space="preserve"> NS5806 </w:t>
      </w:r>
      <w:r w:rsidR="00BD4DBE">
        <w:rPr>
          <w:rFonts w:cs="Arial"/>
        </w:rPr>
        <w:t>greatly</w:t>
      </w:r>
      <w:r w:rsidR="009B5DF5">
        <w:rPr>
          <w:rFonts w:cs="Arial"/>
        </w:rPr>
        <w:t xml:space="preserve"> increased the calcium </w:t>
      </w:r>
      <w:r w:rsidR="00BD4DBE">
        <w:rPr>
          <w:rFonts w:cs="Arial"/>
        </w:rPr>
        <w:t xml:space="preserve">sensitivity and maximal isometric force of </w:t>
      </w:r>
      <w:proofErr w:type="spellStart"/>
      <w:r w:rsidR="00BD4DBE">
        <w:rPr>
          <w:rFonts w:cs="Arial"/>
        </w:rPr>
        <w:t>demembranated</w:t>
      </w:r>
      <w:proofErr w:type="spellEnd"/>
      <w:r w:rsidR="00BD4DBE">
        <w:rPr>
          <w:rFonts w:cs="Arial"/>
        </w:rPr>
        <w:t xml:space="preserve"> human donor </w:t>
      </w:r>
      <w:r w:rsidR="00BD4DBE" w:rsidRPr="00EB25B7">
        <w:rPr>
          <w:rFonts w:cs="Arial"/>
        </w:rPr>
        <w:t xml:space="preserve">myocardium. </w:t>
      </w:r>
      <w:r w:rsidR="000210FA" w:rsidRPr="00EB25B7">
        <w:rPr>
          <w:rFonts w:cs="Arial"/>
        </w:rPr>
        <w:t xml:space="preserve">Our results </w:t>
      </w:r>
      <w:r w:rsidR="006F593C" w:rsidRPr="00EB25B7">
        <w:rPr>
          <w:rFonts w:cs="Arial"/>
        </w:rPr>
        <w:t xml:space="preserve">suggest that </w:t>
      </w:r>
      <w:proofErr w:type="spellStart"/>
      <w:r w:rsidR="002A3C60" w:rsidRPr="00EB25B7">
        <w:rPr>
          <w:rFonts w:cs="Arial"/>
        </w:rPr>
        <w:t>sarcomer</w:t>
      </w:r>
      <w:r w:rsidR="00EB25B7" w:rsidRPr="00EB25B7">
        <w:rPr>
          <w:rFonts w:cs="Arial"/>
        </w:rPr>
        <w:t>ic</w:t>
      </w:r>
      <w:proofErr w:type="spellEnd"/>
      <w:r w:rsidR="00EB25B7" w:rsidRPr="00EB25B7">
        <w:rPr>
          <w:rFonts w:cs="Arial"/>
        </w:rPr>
        <w:t xml:space="preserve"> protein-</w:t>
      </w:r>
      <w:r w:rsidR="002A3C60" w:rsidRPr="00EB25B7">
        <w:rPr>
          <w:rFonts w:cs="Arial"/>
        </w:rPr>
        <w:t xml:space="preserve">directed </w:t>
      </w:r>
      <w:r w:rsidR="006F593C" w:rsidRPr="00EB25B7">
        <w:rPr>
          <w:rFonts w:cs="Arial"/>
        </w:rPr>
        <w:t xml:space="preserve">screening </w:t>
      </w:r>
      <w:r w:rsidR="00EB25B7" w:rsidRPr="00EB25B7">
        <w:rPr>
          <w:rFonts w:cs="Arial"/>
        </w:rPr>
        <w:t>platforms</w:t>
      </w:r>
      <w:r w:rsidR="006F593C" w:rsidRPr="00EB25B7">
        <w:rPr>
          <w:rFonts w:cs="Arial"/>
        </w:rPr>
        <w:t xml:space="preserve"> are suitable for the development of </w:t>
      </w:r>
      <w:r w:rsidR="00DA760E">
        <w:rPr>
          <w:rFonts w:cs="Arial"/>
        </w:rPr>
        <w:t>compounds that module cardiac myofilament function</w:t>
      </w:r>
      <w:r w:rsidR="006F593C" w:rsidRPr="00EB25B7">
        <w:rPr>
          <w:rFonts w:cs="Arial"/>
        </w:rPr>
        <w:t>.</w:t>
      </w:r>
      <w:r w:rsidR="00321D0E">
        <w:rPr>
          <w:rFonts w:cs="Arial"/>
        </w:rPr>
        <w:t xml:space="preserve"> </w:t>
      </w:r>
      <w:r w:rsidR="00AB6551">
        <w:rPr>
          <w:rFonts w:cs="Arial"/>
        </w:rPr>
        <w:t>(2</w:t>
      </w:r>
      <w:r w:rsidR="00DA760E">
        <w:rPr>
          <w:rFonts w:cs="Arial"/>
        </w:rPr>
        <w:t xml:space="preserve">50 </w:t>
      </w:r>
      <w:r w:rsidR="00AB6551">
        <w:rPr>
          <w:rFonts w:cs="Arial"/>
        </w:rPr>
        <w:t>words)</w:t>
      </w:r>
    </w:p>
    <w:p w14:paraId="1E35C271" w14:textId="0F71260C" w:rsidR="009A4E67" w:rsidRDefault="009A4E67" w:rsidP="00EF5E29">
      <w:pPr>
        <w:spacing w:line="276" w:lineRule="auto"/>
        <w:rPr>
          <w:rFonts w:cs="Arial"/>
        </w:rPr>
      </w:pPr>
    </w:p>
    <w:p w14:paraId="2AEB4388" w14:textId="693BBCBA" w:rsidR="00966614" w:rsidRDefault="00966614" w:rsidP="00357B59">
      <w:pPr>
        <w:spacing w:after="120" w:line="276" w:lineRule="auto"/>
        <w:rPr>
          <w:rFonts w:cs="Arial"/>
          <w:b/>
          <w:bCs/>
          <w:sz w:val="24"/>
          <w:szCs w:val="24"/>
        </w:rPr>
      </w:pPr>
      <w:r>
        <w:rPr>
          <w:rFonts w:cs="Arial"/>
          <w:b/>
          <w:bCs/>
          <w:sz w:val="24"/>
          <w:szCs w:val="24"/>
        </w:rPr>
        <w:t>Introduction</w:t>
      </w:r>
    </w:p>
    <w:p w14:paraId="2FFED2D5" w14:textId="6604F52F" w:rsidR="00920215" w:rsidRDefault="00920215" w:rsidP="00EF5E29">
      <w:pPr>
        <w:spacing w:line="276" w:lineRule="auto"/>
        <w:rPr>
          <w:rFonts w:cs="Arial"/>
        </w:rPr>
      </w:pPr>
      <w:r>
        <w:rPr>
          <w:rFonts w:cs="Arial"/>
        </w:rPr>
        <w:t xml:space="preserve">Heart failure </w:t>
      </w:r>
      <w:r w:rsidR="00D31019">
        <w:rPr>
          <w:rFonts w:cs="Arial"/>
        </w:rPr>
        <w:t>and heart disease</w:t>
      </w:r>
      <w:r w:rsidR="00246859">
        <w:rPr>
          <w:rFonts w:cs="Arial"/>
        </w:rPr>
        <w:t xml:space="preserve"> </w:t>
      </w:r>
      <w:r>
        <w:rPr>
          <w:rFonts w:cs="Arial"/>
        </w:rPr>
        <w:t>remain the predominant cause</w:t>
      </w:r>
      <w:r w:rsidR="00D31019">
        <w:rPr>
          <w:rFonts w:cs="Arial"/>
        </w:rPr>
        <w:t>s</w:t>
      </w:r>
      <w:r>
        <w:rPr>
          <w:rFonts w:cs="Arial"/>
        </w:rPr>
        <w:t xml:space="preserve"> for death world-wide and </w:t>
      </w:r>
      <w:r w:rsidR="00D31019">
        <w:rPr>
          <w:rFonts w:cs="Arial"/>
        </w:rPr>
        <w:t>are</w:t>
      </w:r>
      <w:r w:rsidR="0048531D">
        <w:rPr>
          <w:rFonts w:cs="Arial"/>
        </w:rPr>
        <w:t xml:space="preserve"> a</w:t>
      </w:r>
      <w:r>
        <w:rPr>
          <w:rFonts w:cs="Arial"/>
        </w:rPr>
        <w:t xml:space="preserve"> significant burden for both the healthcare systems and</w:t>
      </w:r>
      <w:r w:rsidR="009A7DBD">
        <w:rPr>
          <w:rFonts w:cs="Arial"/>
        </w:rPr>
        <w:t xml:space="preserve"> global</w:t>
      </w:r>
      <w:r>
        <w:rPr>
          <w:rFonts w:cs="Arial"/>
        </w:rPr>
        <w:t xml:space="preserve"> economi</w:t>
      </w:r>
      <w:r w:rsidR="009A7DBD">
        <w:rPr>
          <w:rFonts w:cs="Arial"/>
        </w:rPr>
        <w:t>es</w:t>
      </w:r>
      <w:r w:rsidR="00075B7F">
        <w:rPr>
          <w:rFonts w:cs="Arial"/>
        </w:rPr>
        <w:t xml:space="preserve"> </w:t>
      </w:r>
      <w:r w:rsidR="00EC1CE6">
        <w:rPr>
          <w:rFonts w:cs="Arial"/>
        </w:rPr>
        <w:fldChar w:fldCharType="begin">
          <w:fldData xml:space="preserve">PEVuZE5vdGU+PENpdGU+PEF1dGhvcj5Uc2FvPC9BdXRob3I+PFllYXI+MjAyMjwvWWVhcj48UmVj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</w:fldData>
        </w:fldChar>
      </w:r>
      <w:r w:rsidR="00320111">
        <w:rPr>
          <w:rFonts w:cs="Arial"/>
        </w:rPr>
        <w:instrText xml:space="preserve"> ADDIN EN.CITE </w:instrText>
      </w:r>
      <w:r w:rsidR="00320111">
        <w:rPr>
          <w:rFonts w:cs="Arial"/>
        </w:rPr>
        <w:fldChar w:fldCharType="begin">
          <w:fldData xml:space="preserve">PEVuZE5vdGU+PENpdGU+PEF1dGhvcj5Uc2FvPC9BdXRob3I+PFllYXI+MjAyMjwvWWVhcj48UmVj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</w:fldData>
        </w:fldChar>
      </w:r>
      <w:r w:rsidR="00320111">
        <w:rPr>
          <w:rFonts w:cs="Arial"/>
        </w:rPr>
        <w:instrText xml:space="preserve"> ADDIN EN.CITE.DATA </w:instrText>
      </w:r>
      <w:r w:rsidR="00320111">
        <w:rPr>
          <w:rFonts w:cs="Arial"/>
        </w:rPr>
      </w:r>
      <w:r w:rsidR="00320111">
        <w:rPr>
          <w:rFonts w:cs="Arial"/>
        </w:rPr>
        <w:fldChar w:fldCharType="end"/>
      </w:r>
      <w:r w:rsidR="00EC1CE6">
        <w:rPr>
          <w:rFonts w:cs="Arial"/>
        </w:rPr>
      </w:r>
      <w:r w:rsidR="00EC1CE6">
        <w:rPr>
          <w:rFonts w:cs="Arial"/>
        </w:rPr>
        <w:fldChar w:fldCharType="separate"/>
      </w:r>
      <w:r w:rsidR="00320111">
        <w:rPr>
          <w:rFonts w:cs="Arial"/>
          <w:noProof/>
        </w:rPr>
        <w:t>(1, 2)</w:t>
      </w:r>
      <w:r w:rsidR="00EC1CE6">
        <w:rPr>
          <w:rFonts w:cs="Arial"/>
        </w:rPr>
        <w:fldChar w:fldCharType="end"/>
      </w:r>
      <w:r w:rsidR="00AB2AD5">
        <w:rPr>
          <w:rFonts w:cs="Arial"/>
        </w:rPr>
        <w:t xml:space="preserve">. </w:t>
      </w:r>
      <w:r w:rsidR="0098180E">
        <w:rPr>
          <w:rFonts w:cs="Arial"/>
        </w:rPr>
        <w:t>C</w:t>
      </w:r>
      <w:r>
        <w:rPr>
          <w:rFonts w:cs="Arial"/>
        </w:rPr>
        <w:t xml:space="preserve">urrent heart failure therapies are primarily aimed at symptomatic relief via either neurohumoral modulation </w:t>
      </w:r>
      <w:commentRangeStart w:id="4"/>
      <w:r>
        <w:rPr>
          <w:rFonts w:cs="Arial"/>
        </w:rPr>
        <w:t>o</w:t>
      </w:r>
      <w:r w:rsidR="004C3EBF">
        <w:rPr>
          <w:rFonts w:cs="Arial"/>
        </w:rPr>
        <w:t>r the implantation of</w:t>
      </w:r>
      <w:r>
        <w:rPr>
          <w:rFonts w:cs="Arial"/>
        </w:rPr>
        <w:t xml:space="preserve"> cardiac assist devices</w:t>
      </w:r>
      <w:commentRangeEnd w:id="4"/>
      <w:r w:rsidR="00075EEB">
        <w:rPr>
          <w:rStyle w:val="CommentReference"/>
        </w:rPr>
        <w:commentReference w:id="4"/>
      </w:r>
      <w:r>
        <w:rPr>
          <w:rFonts w:cs="Arial"/>
        </w:rPr>
        <w:t xml:space="preserve">, but usually do not treat the underlying </w:t>
      </w:r>
      <w:r w:rsidR="00F50006">
        <w:rPr>
          <w:rFonts w:cs="Arial"/>
        </w:rPr>
        <w:t>etiolog</w:t>
      </w:r>
      <w:r w:rsidR="004B5FC8">
        <w:rPr>
          <w:rFonts w:cs="Arial"/>
        </w:rPr>
        <w:t>ie</w:t>
      </w:r>
      <w:r w:rsidR="009B50FF">
        <w:rPr>
          <w:rFonts w:cs="Arial"/>
        </w:rPr>
        <w:t>s</w:t>
      </w:r>
      <w:r>
        <w:rPr>
          <w:rFonts w:cs="Arial"/>
        </w:rPr>
        <w:t xml:space="preserve"> of </w:t>
      </w:r>
      <w:r w:rsidR="004E4E56">
        <w:rPr>
          <w:rFonts w:cs="Arial"/>
        </w:rPr>
        <w:t>heart failure</w:t>
      </w:r>
      <w:r w:rsidR="00190004">
        <w:rPr>
          <w:rFonts w:cs="Arial"/>
        </w:rPr>
        <w:t xml:space="preserve"> and can</w:t>
      </w:r>
      <w:r w:rsidR="00DE145E">
        <w:rPr>
          <w:rFonts w:cs="Arial"/>
        </w:rPr>
        <w:t xml:space="preserve"> </w:t>
      </w:r>
      <w:r w:rsidR="001C615F">
        <w:rPr>
          <w:rFonts w:cs="Arial"/>
        </w:rPr>
        <w:t>cause</w:t>
      </w:r>
      <w:r w:rsidR="00E4455C">
        <w:rPr>
          <w:rFonts w:cs="Arial"/>
        </w:rPr>
        <w:t xml:space="preserve"> unwanted side-effects </w:t>
      </w:r>
      <w:r w:rsidR="00127FA4">
        <w:rPr>
          <w:rFonts w:cs="Arial"/>
        </w:rPr>
        <w:fldChar w:fldCharType="begin">
          <w:fldData xml:space="preserve">PEVuZE5vdGU+PENpdGU+PEF1dGhvcj5IZWlkZW5yZWljaDwvQXV0aG9yPjxZZWFyPjIwMjI8L1ll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</w:fldData>
        </w:fldChar>
      </w:r>
      <w:r w:rsidR="00320111">
        <w:rPr>
          <w:rFonts w:cs="Arial"/>
        </w:rPr>
        <w:instrText xml:space="preserve"> ADDIN EN.CITE </w:instrText>
      </w:r>
      <w:r w:rsidR="00320111">
        <w:rPr>
          <w:rFonts w:cs="Arial"/>
        </w:rPr>
        <w:fldChar w:fldCharType="begin">
          <w:fldData xml:space="preserve">PEVuZE5vdGU+PENpdGU+PEF1dGhvcj5IZWlkZW5yZWljaDwvQXV0aG9yPjxZZWFyPjIwMjI8L1ll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</w:fldData>
        </w:fldChar>
      </w:r>
      <w:r w:rsidR="00320111">
        <w:rPr>
          <w:rFonts w:cs="Arial"/>
        </w:rPr>
        <w:instrText xml:space="preserve"> ADDIN EN.CITE.DATA </w:instrText>
      </w:r>
      <w:r w:rsidR="00320111">
        <w:rPr>
          <w:rFonts w:cs="Arial"/>
        </w:rPr>
      </w:r>
      <w:r w:rsidR="00320111">
        <w:rPr>
          <w:rFonts w:cs="Arial"/>
        </w:rPr>
        <w:fldChar w:fldCharType="end"/>
      </w:r>
      <w:r w:rsidR="00127FA4">
        <w:rPr>
          <w:rFonts w:cs="Arial"/>
        </w:rPr>
      </w:r>
      <w:r w:rsidR="00127FA4">
        <w:rPr>
          <w:rFonts w:cs="Arial"/>
        </w:rPr>
        <w:fldChar w:fldCharType="separate"/>
      </w:r>
      <w:r w:rsidR="00320111">
        <w:rPr>
          <w:rFonts w:cs="Arial"/>
          <w:noProof/>
        </w:rPr>
        <w:t>(3)</w:t>
      </w:r>
      <w:r w:rsidR="00127FA4">
        <w:rPr>
          <w:rFonts w:cs="Arial"/>
        </w:rPr>
        <w:fldChar w:fldCharType="end"/>
      </w:r>
      <w:r>
        <w:rPr>
          <w:rFonts w:cs="Arial"/>
        </w:rPr>
        <w:t>.</w:t>
      </w:r>
      <w:r w:rsidR="00076759">
        <w:rPr>
          <w:rFonts w:cs="Arial"/>
        </w:rPr>
        <w:t xml:space="preserve"> </w:t>
      </w:r>
      <w:r w:rsidR="00E4455C">
        <w:rPr>
          <w:rFonts w:cs="Arial"/>
        </w:rPr>
        <w:t xml:space="preserve">For </w:t>
      </w:r>
      <w:r w:rsidR="000E3184">
        <w:rPr>
          <w:rFonts w:cs="Arial"/>
        </w:rPr>
        <w:t>example</w:t>
      </w:r>
      <w:r w:rsidR="00B24DF1">
        <w:rPr>
          <w:rFonts w:cs="Arial"/>
        </w:rPr>
        <w:t>,</w:t>
      </w:r>
      <w:r w:rsidR="00190004">
        <w:rPr>
          <w:rFonts w:cs="Arial"/>
        </w:rPr>
        <w:t xml:space="preserve"> although</w:t>
      </w:r>
      <w:r w:rsidR="00A14FD0">
        <w:rPr>
          <w:rFonts w:cs="Arial"/>
        </w:rPr>
        <w:t xml:space="preserve"> commonly used</w:t>
      </w:r>
      <w:r w:rsidR="00B24DF1">
        <w:rPr>
          <w:rFonts w:cs="Arial"/>
        </w:rPr>
        <w:t xml:space="preserve"> inotrop</w:t>
      </w:r>
      <w:r w:rsidR="00A14FD0">
        <w:rPr>
          <w:rFonts w:cs="Arial"/>
        </w:rPr>
        <w:t xml:space="preserve">es </w:t>
      </w:r>
      <w:r w:rsidR="00297077">
        <w:rPr>
          <w:rFonts w:cs="Arial"/>
        </w:rPr>
        <w:t>such as dobutamine increase cardiac output</w:t>
      </w:r>
      <w:r w:rsidR="002141C9">
        <w:rPr>
          <w:rFonts w:cs="Arial"/>
        </w:rPr>
        <w:t>,</w:t>
      </w:r>
      <w:r w:rsidR="000E3184">
        <w:rPr>
          <w:rFonts w:cs="Arial"/>
        </w:rPr>
        <w:t xml:space="preserve"> </w:t>
      </w:r>
      <w:r w:rsidR="002141C9">
        <w:rPr>
          <w:rFonts w:cs="Arial"/>
        </w:rPr>
        <w:t xml:space="preserve">treatment is </w:t>
      </w:r>
      <w:r w:rsidR="007967BE">
        <w:rPr>
          <w:rFonts w:cs="Arial"/>
        </w:rPr>
        <w:t xml:space="preserve">usually </w:t>
      </w:r>
      <w:r w:rsidR="002141C9">
        <w:rPr>
          <w:rFonts w:cs="Arial"/>
        </w:rPr>
        <w:t>associated with</w:t>
      </w:r>
      <w:r w:rsidR="00190004">
        <w:rPr>
          <w:rFonts w:cs="Arial"/>
        </w:rPr>
        <w:t xml:space="preserve"> severe</w:t>
      </w:r>
      <w:r w:rsidR="002141C9">
        <w:rPr>
          <w:rFonts w:cs="Arial"/>
        </w:rPr>
        <w:t xml:space="preserve"> side effects such as </w:t>
      </w:r>
      <w:r w:rsidR="006F1959">
        <w:rPr>
          <w:rFonts w:cs="Arial"/>
        </w:rPr>
        <w:t xml:space="preserve">arrhythmias </w:t>
      </w:r>
      <w:r w:rsidR="00A17B74">
        <w:rPr>
          <w:rFonts w:cs="Arial"/>
        </w:rPr>
        <w:t xml:space="preserve">and hypotension </w:t>
      </w:r>
      <w:r w:rsidR="00461BA0">
        <w:rPr>
          <w:rFonts w:cs="Arial"/>
        </w:rPr>
        <w:fldChar w:fldCharType="begin">
          <w:fldData xml:space="preserve">PEVuZE5vdGU+PENpdGU+PEF1dGhvcj5UYWNvbjwvQXV0aG9yPjxZZWFyPjIwMTI8L1llYXI+PFJl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==
</w:fldData>
        </w:fldChar>
      </w:r>
      <w:r w:rsidR="00461BA0">
        <w:rPr>
          <w:rFonts w:cs="Arial"/>
        </w:rPr>
        <w:instrText xml:space="preserve"> ADDIN EN.CITE </w:instrText>
      </w:r>
      <w:r w:rsidR="00461BA0">
        <w:rPr>
          <w:rFonts w:cs="Arial"/>
        </w:rPr>
        <w:fldChar w:fldCharType="begin">
          <w:fldData xml:space="preserve">PEVuZE5vdGU+PENpdGU+PEF1dGhvcj5UYWNvbjwvQXV0aG9yPjxZZWFyPjIwMTI8L1llYXI+PFJl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==
</w:fldData>
        </w:fldChar>
      </w:r>
      <w:r w:rsidR="00461BA0">
        <w:rPr>
          <w:rFonts w:cs="Arial"/>
        </w:rPr>
        <w:instrText xml:space="preserve"> ADDIN EN.CITE.DATA </w:instrText>
      </w:r>
      <w:r w:rsidR="00461BA0">
        <w:rPr>
          <w:rFonts w:cs="Arial"/>
        </w:rPr>
      </w:r>
      <w:r w:rsidR="00461BA0">
        <w:rPr>
          <w:rFonts w:cs="Arial"/>
        </w:rPr>
        <w:fldChar w:fldCharType="end"/>
      </w:r>
      <w:r w:rsidR="00461BA0">
        <w:rPr>
          <w:rFonts w:cs="Arial"/>
        </w:rPr>
      </w:r>
      <w:r w:rsidR="00461BA0">
        <w:rPr>
          <w:rFonts w:cs="Arial"/>
        </w:rPr>
        <w:fldChar w:fldCharType="separate"/>
      </w:r>
      <w:r w:rsidR="00461BA0">
        <w:rPr>
          <w:rFonts w:cs="Arial"/>
          <w:noProof/>
        </w:rPr>
        <w:t>(4, 5)</w:t>
      </w:r>
      <w:r w:rsidR="00461BA0">
        <w:rPr>
          <w:rFonts w:cs="Arial"/>
        </w:rPr>
        <w:fldChar w:fldCharType="end"/>
      </w:r>
      <w:r w:rsidR="008C4C18">
        <w:rPr>
          <w:rFonts w:cs="Arial"/>
        </w:rPr>
        <w:t>.</w:t>
      </w:r>
      <w:r w:rsidR="00757A1B">
        <w:rPr>
          <w:rFonts w:cs="Arial"/>
        </w:rPr>
        <w:t xml:space="preserve"> </w:t>
      </w:r>
      <w:proofErr w:type="gramStart"/>
      <w:r w:rsidR="008C4C18">
        <w:rPr>
          <w:rFonts w:cs="Arial"/>
        </w:rPr>
        <w:t>Consequently</w:t>
      </w:r>
      <w:proofErr w:type="gramEnd"/>
      <w:r w:rsidR="008C4C18">
        <w:rPr>
          <w:rFonts w:cs="Arial"/>
        </w:rPr>
        <w:t xml:space="preserve"> there is a</w:t>
      </w:r>
      <w:r w:rsidR="00757A1B">
        <w:rPr>
          <w:rFonts w:cs="Arial"/>
        </w:rPr>
        <w:t xml:space="preserve"> </w:t>
      </w:r>
      <w:r w:rsidR="00807FCF">
        <w:rPr>
          <w:rFonts w:cs="Arial"/>
        </w:rPr>
        <w:t xml:space="preserve">largely </w:t>
      </w:r>
      <w:r w:rsidR="00757A1B">
        <w:rPr>
          <w:rFonts w:cs="Arial"/>
        </w:rPr>
        <w:t xml:space="preserve">unmet demand for new pharmacological therapies </w:t>
      </w:r>
      <w:r w:rsidR="00175681">
        <w:rPr>
          <w:rFonts w:cs="Arial"/>
        </w:rPr>
        <w:t xml:space="preserve">for </w:t>
      </w:r>
      <w:r w:rsidR="00986C9F">
        <w:rPr>
          <w:rFonts w:cs="Arial"/>
        </w:rPr>
        <w:t>heart disease and heart failure</w:t>
      </w:r>
      <w:r w:rsidR="00175681">
        <w:rPr>
          <w:rFonts w:cs="Arial"/>
        </w:rPr>
        <w:t>.</w:t>
      </w:r>
    </w:p>
    <w:p w14:paraId="6C182336" w14:textId="0FCEDC2C" w:rsidR="00076759" w:rsidRDefault="004F64CF" w:rsidP="00EF5E29">
      <w:pPr>
        <w:spacing w:line="276" w:lineRule="auto"/>
        <w:rPr>
          <w:rFonts w:cs="Arial"/>
        </w:rPr>
      </w:pPr>
      <w:r>
        <w:rPr>
          <w:rFonts w:cs="Arial"/>
        </w:rPr>
        <w:t>I</w:t>
      </w:r>
      <w:r w:rsidR="008C24CF">
        <w:rPr>
          <w:rFonts w:cs="Arial"/>
        </w:rPr>
        <w:t>t has become increasingly evident that</w:t>
      </w:r>
      <w:r w:rsidR="00051EF6">
        <w:rPr>
          <w:rFonts w:cs="Arial"/>
        </w:rPr>
        <w:t xml:space="preserve"> cardiac myofilament proteins are important regulators of heart muscle function</w:t>
      </w:r>
      <w:r w:rsidR="00846DB2">
        <w:rPr>
          <w:rFonts w:cs="Arial"/>
        </w:rPr>
        <w:t xml:space="preserve"> during both health and disease states. </w:t>
      </w:r>
      <w:commentRangeStart w:id="5"/>
      <w:r w:rsidR="008A11F6">
        <w:rPr>
          <w:rFonts w:cs="Arial"/>
        </w:rPr>
        <w:t>This is highlighted by the fact that</w:t>
      </w:r>
      <w:r w:rsidR="00846DB2">
        <w:rPr>
          <w:rFonts w:cs="Arial"/>
        </w:rPr>
        <w:t xml:space="preserve"> </w:t>
      </w:r>
      <w:r w:rsidR="00F9325B">
        <w:rPr>
          <w:rFonts w:cs="Arial"/>
        </w:rPr>
        <w:t>mutations</w:t>
      </w:r>
      <w:r w:rsidR="007C22F2">
        <w:rPr>
          <w:rFonts w:cs="Arial"/>
        </w:rPr>
        <w:t xml:space="preserve"> </w:t>
      </w:r>
      <w:r w:rsidR="00F9325B">
        <w:rPr>
          <w:rFonts w:cs="Arial"/>
        </w:rPr>
        <w:t>in the genes encoding for</w:t>
      </w:r>
      <w:r w:rsidR="006D1E0F">
        <w:rPr>
          <w:rFonts w:cs="Arial"/>
        </w:rPr>
        <w:t xml:space="preserve"> the molecular motor</w:t>
      </w:r>
      <w:r w:rsidR="00F9325B">
        <w:rPr>
          <w:rFonts w:cs="Arial"/>
        </w:rPr>
        <w:t xml:space="preserve"> </w:t>
      </w:r>
      <w:r w:rsidR="00F9325B" w:rsidRPr="00F9325B">
        <w:rPr>
          <w:rFonts w:ascii="Symbol" w:hAnsi="Symbol" w:cs="Arial"/>
        </w:rPr>
        <w:t>b</w:t>
      </w:r>
      <w:r w:rsidR="00F9325B">
        <w:rPr>
          <w:rFonts w:cs="Arial"/>
        </w:rPr>
        <w:t>-cardiac myosin</w:t>
      </w:r>
      <w:r w:rsidR="0023037F">
        <w:rPr>
          <w:rFonts w:cs="Arial"/>
        </w:rPr>
        <w:t xml:space="preserve">, </w:t>
      </w:r>
      <w:r w:rsidR="007C22F2">
        <w:rPr>
          <w:rFonts w:cs="Arial"/>
        </w:rPr>
        <w:t xml:space="preserve">the </w:t>
      </w:r>
      <w:r w:rsidR="00F9325B">
        <w:rPr>
          <w:rFonts w:cs="Arial"/>
        </w:rPr>
        <w:t>cardiac</w:t>
      </w:r>
      <w:r w:rsidR="007C22F2">
        <w:rPr>
          <w:rFonts w:cs="Arial"/>
        </w:rPr>
        <w:t xml:space="preserve"> isoform of</w:t>
      </w:r>
      <w:r w:rsidR="00F9325B">
        <w:rPr>
          <w:rFonts w:cs="Arial"/>
        </w:rPr>
        <w:t xml:space="preserve"> myosin binding protein-C</w:t>
      </w:r>
      <w:r w:rsidR="001A2A86">
        <w:rPr>
          <w:rFonts w:cs="Arial"/>
        </w:rPr>
        <w:t>, the cardiac troponin subunits and tropomyosin</w:t>
      </w:r>
      <w:r w:rsidR="00F9325B">
        <w:rPr>
          <w:rFonts w:cs="Arial"/>
        </w:rPr>
        <w:t xml:space="preserve"> </w:t>
      </w:r>
      <w:r w:rsidR="00B50145">
        <w:rPr>
          <w:rFonts w:cs="Arial"/>
        </w:rPr>
        <w:t>are found in the majority of patients suffering from inherited</w:t>
      </w:r>
      <w:r w:rsidR="0038423F">
        <w:rPr>
          <w:rFonts w:cs="Arial"/>
        </w:rPr>
        <w:t xml:space="preserve"> Hypertrophic Cardiomyopathy (HCM)</w:t>
      </w:r>
      <w:r w:rsidR="0001511A">
        <w:rPr>
          <w:rFonts w:cs="Arial"/>
        </w:rPr>
        <w:t xml:space="preserve"> </w:t>
      </w:r>
      <w:commentRangeEnd w:id="5"/>
      <w:r w:rsidR="00075EEB">
        <w:rPr>
          <w:rStyle w:val="CommentReference"/>
        </w:rPr>
        <w:commentReference w:id="5"/>
      </w:r>
      <w:r w:rsidR="008F3D72">
        <w:rPr>
          <w:rFonts w:cs="Arial"/>
        </w:rPr>
        <w:fldChar w:fldCharType="begin">
          <w:fldData xml:space="preserve">PEVuZE5vdGU+PENpdGU+PEF1dGhvcj5NYXJpYW48L0F1dGhvcj48WWVhcj4yMDE3PC9ZZWFyPjxS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</w:fldData>
        </w:fldChar>
      </w:r>
      <w:r w:rsidR="00461BA0">
        <w:rPr>
          <w:rFonts w:cs="Arial"/>
        </w:rPr>
        <w:instrText xml:space="preserve"> ADDIN EN.CITE </w:instrText>
      </w:r>
      <w:r w:rsidR="00461BA0">
        <w:rPr>
          <w:rFonts w:cs="Arial"/>
        </w:rPr>
        <w:fldChar w:fldCharType="begin">
          <w:fldData xml:space="preserve">PEVuZE5vdGU+PENpdGU+PEF1dGhvcj5NYXJpYW48L0F1dGhvcj48WWVhcj4yMDE3PC9ZZWFyPjxS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</w:fldData>
        </w:fldChar>
      </w:r>
      <w:r w:rsidR="00461BA0">
        <w:rPr>
          <w:rFonts w:cs="Arial"/>
        </w:rPr>
        <w:instrText xml:space="preserve"> ADDIN EN.CITE.DATA </w:instrText>
      </w:r>
      <w:r w:rsidR="00461BA0">
        <w:rPr>
          <w:rFonts w:cs="Arial"/>
        </w:rPr>
      </w:r>
      <w:r w:rsidR="00461BA0">
        <w:rPr>
          <w:rFonts w:cs="Arial"/>
        </w:rPr>
        <w:fldChar w:fldCharType="end"/>
      </w:r>
      <w:r w:rsidR="008F3D72">
        <w:rPr>
          <w:rFonts w:cs="Arial"/>
        </w:rPr>
      </w:r>
      <w:r w:rsidR="008F3D72">
        <w:rPr>
          <w:rFonts w:cs="Arial"/>
        </w:rPr>
        <w:fldChar w:fldCharType="separate"/>
      </w:r>
      <w:r w:rsidR="00461BA0">
        <w:rPr>
          <w:rFonts w:cs="Arial"/>
          <w:noProof/>
        </w:rPr>
        <w:t>(6)</w:t>
      </w:r>
      <w:r w:rsidR="008F3D72">
        <w:rPr>
          <w:rFonts w:cs="Arial"/>
        </w:rPr>
        <w:fldChar w:fldCharType="end"/>
      </w:r>
      <w:r w:rsidR="0038423F">
        <w:rPr>
          <w:rFonts w:cs="Arial"/>
        </w:rPr>
        <w:t xml:space="preserve">. </w:t>
      </w:r>
      <w:r w:rsidR="00AC29AF">
        <w:rPr>
          <w:rFonts w:cs="Arial"/>
        </w:rPr>
        <w:t>Additionally</w:t>
      </w:r>
      <w:r w:rsidR="007D3ADC">
        <w:rPr>
          <w:rFonts w:cs="Arial"/>
        </w:rPr>
        <w:t>, p</w:t>
      </w:r>
      <w:r w:rsidR="00C8033A">
        <w:rPr>
          <w:rFonts w:cs="Arial"/>
        </w:rPr>
        <w:t xml:space="preserve">ost-translational modifications </w:t>
      </w:r>
      <w:r w:rsidR="00004EFA">
        <w:rPr>
          <w:rFonts w:cs="Arial"/>
        </w:rPr>
        <w:t xml:space="preserve">of </w:t>
      </w:r>
      <w:r w:rsidR="006B2DF4">
        <w:rPr>
          <w:rFonts w:cs="Arial"/>
        </w:rPr>
        <w:t xml:space="preserve">these </w:t>
      </w:r>
      <w:proofErr w:type="spellStart"/>
      <w:r w:rsidR="00004EFA">
        <w:rPr>
          <w:rFonts w:cs="Arial"/>
        </w:rPr>
        <w:t>sarcomeric</w:t>
      </w:r>
      <w:proofErr w:type="spellEnd"/>
      <w:r w:rsidR="00004EFA">
        <w:rPr>
          <w:rFonts w:cs="Arial"/>
        </w:rPr>
        <w:t xml:space="preserve"> proteins are important regulators of both systolic and diastolic function</w:t>
      </w:r>
      <w:r w:rsidR="00444961">
        <w:rPr>
          <w:rFonts w:cs="Arial"/>
        </w:rPr>
        <w:t xml:space="preserve"> </w:t>
      </w:r>
      <w:r w:rsidR="00B352D4">
        <w:rPr>
          <w:rFonts w:cs="Arial"/>
        </w:rPr>
        <w:fldChar w:fldCharType="begin">
          <w:fldData xml:space="preserve">PEVuZE5vdGU+PENpdGU+PEF1dGhvcj5Tb2xhcm88L0F1dGhvcj48WWVhcj4yMDExPC9ZZWFyPjxS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</w:fldData>
        </w:fldChar>
      </w:r>
      <w:r w:rsidR="000348DA">
        <w:rPr>
          <w:rFonts w:cs="Arial"/>
        </w:rPr>
        <w:instrText xml:space="preserve"> ADDIN EN.CITE </w:instrText>
      </w:r>
      <w:r w:rsidR="000348DA">
        <w:rPr>
          <w:rFonts w:cs="Arial"/>
        </w:rPr>
        <w:fldChar w:fldCharType="begin">
          <w:fldData xml:space="preserve">PEVuZE5vdGU+PENpdGU+PEF1dGhvcj5Tb2xhcm88L0F1dGhvcj48WWVhcj4yMDExPC9ZZWFyPjxS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</w:fldData>
        </w:fldChar>
      </w:r>
      <w:r w:rsidR="000348DA">
        <w:rPr>
          <w:rFonts w:cs="Arial"/>
        </w:rPr>
        <w:instrText xml:space="preserve"> ADDIN EN.CITE.DATA </w:instrText>
      </w:r>
      <w:r w:rsidR="000348DA">
        <w:rPr>
          <w:rFonts w:cs="Arial"/>
        </w:rPr>
      </w:r>
      <w:r w:rsidR="000348DA">
        <w:rPr>
          <w:rFonts w:cs="Arial"/>
        </w:rPr>
        <w:fldChar w:fldCharType="end"/>
      </w:r>
      <w:r w:rsidR="00B352D4">
        <w:rPr>
          <w:rFonts w:cs="Arial"/>
        </w:rPr>
      </w:r>
      <w:r w:rsidR="00B352D4">
        <w:rPr>
          <w:rFonts w:cs="Arial"/>
        </w:rPr>
        <w:fldChar w:fldCharType="separate"/>
      </w:r>
      <w:r w:rsidR="000348DA">
        <w:rPr>
          <w:rFonts w:cs="Arial"/>
          <w:noProof/>
        </w:rPr>
        <w:t>(7, 8)</w:t>
      </w:r>
      <w:r w:rsidR="00B352D4">
        <w:rPr>
          <w:rFonts w:cs="Arial"/>
        </w:rPr>
        <w:fldChar w:fldCharType="end"/>
      </w:r>
      <w:r w:rsidR="00004EFA">
        <w:rPr>
          <w:rFonts w:cs="Arial"/>
        </w:rPr>
        <w:t>, and protein hypo</w:t>
      </w:r>
      <w:r w:rsidR="004D1B7E">
        <w:rPr>
          <w:rFonts w:cs="Arial"/>
        </w:rPr>
        <w:t>-</w:t>
      </w:r>
      <w:r w:rsidR="00004EFA">
        <w:rPr>
          <w:rFonts w:cs="Arial"/>
        </w:rPr>
        <w:t>phosp</w:t>
      </w:r>
      <w:r w:rsidR="004D1B7E">
        <w:rPr>
          <w:rFonts w:cs="Arial"/>
        </w:rPr>
        <w:t>h</w:t>
      </w:r>
      <w:r w:rsidR="00004EFA">
        <w:rPr>
          <w:rFonts w:cs="Arial"/>
        </w:rPr>
        <w:t>orylation</w:t>
      </w:r>
      <w:r w:rsidR="0034519D">
        <w:rPr>
          <w:rFonts w:cs="Arial"/>
        </w:rPr>
        <w:t xml:space="preserve"> h</w:t>
      </w:r>
      <w:r w:rsidR="004E7381">
        <w:rPr>
          <w:rFonts w:cs="Arial"/>
        </w:rPr>
        <w:t>a</w:t>
      </w:r>
      <w:r w:rsidR="0034519D">
        <w:rPr>
          <w:rFonts w:cs="Arial"/>
        </w:rPr>
        <w:t>s been frequently associated with heart muscle dysfunct</w:t>
      </w:r>
      <w:r w:rsidR="004E7381">
        <w:rPr>
          <w:rFonts w:cs="Arial"/>
        </w:rPr>
        <w:t xml:space="preserve">ion and heart </w:t>
      </w:r>
      <w:r w:rsidR="0034519D">
        <w:rPr>
          <w:rFonts w:cs="Arial"/>
        </w:rPr>
        <w:t>failure</w:t>
      </w:r>
      <w:r w:rsidR="0001511A">
        <w:rPr>
          <w:rFonts w:cs="Arial"/>
        </w:rPr>
        <w:t xml:space="preserve"> </w:t>
      </w:r>
      <w:r w:rsidR="00275256">
        <w:rPr>
          <w:rFonts w:cs="Arial"/>
        </w:rPr>
        <w:t>in</w:t>
      </w:r>
      <w:r w:rsidR="004D63EA">
        <w:rPr>
          <w:rFonts w:cs="Arial"/>
        </w:rPr>
        <w:t xml:space="preserve"> both human patients and</w:t>
      </w:r>
      <w:r w:rsidR="00275256">
        <w:rPr>
          <w:rFonts w:cs="Arial"/>
        </w:rPr>
        <w:t xml:space="preserve"> animal models</w:t>
      </w:r>
      <w:r w:rsidR="004D554A">
        <w:rPr>
          <w:rFonts w:cs="Arial"/>
        </w:rPr>
        <w:t xml:space="preserve"> </w:t>
      </w:r>
      <w:r w:rsidR="00994AF8">
        <w:rPr>
          <w:rFonts w:cs="Arial"/>
        </w:rPr>
        <w:fldChar w:fldCharType="begin">
          <w:fldData xml:space="preserve">PEVuZE5vdGU+PENpdGU+PEF1dGhvcj5Db3BlbGFuZDwvQXV0aG9yPjxZZWFyPjIwMTA8L1llYXI+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==
</w:fldData>
        </w:fldChar>
      </w:r>
      <w:r w:rsidR="000348DA">
        <w:rPr>
          <w:rFonts w:cs="Arial"/>
        </w:rPr>
        <w:instrText xml:space="preserve"> ADDIN EN.CITE </w:instrText>
      </w:r>
      <w:r w:rsidR="000348DA">
        <w:rPr>
          <w:rFonts w:cs="Arial"/>
        </w:rPr>
        <w:fldChar w:fldCharType="begin">
          <w:fldData xml:space="preserve">PEVuZE5vdGU+PENpdGU+PEF1dGhvcj5Db3BlbGFuZDwvQXV0aG9yPjxZZWFyPjIwMTA8L1llYXI+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==
</w:fldData>
        </w:fldChar>
      </w:r>
      <w:r w:rsidR="000348DA">
        <w:rPr>
          <w:rFonts w:cs="Arial"/>
        </w:rPr>
        <w:instrText xml:space="preserve"> ADDIN EN.CITE.DATA </w:instrText>
      </w:r>
      <w:r w:rsidR="000348DA">
        <w:rPr>
          <w:rFonts w:cs="Arial"/>
        </w:rPr>
      </w:r>
      <w:r w:rsidR="000348DA">
        <w:rPr>
          <w:rFonts w:cs="Arial"/>
        </w:rPr>
        <w:fldChar w:fldCharType="end"/>
      </w:r>
      <w:r w:rsidR="00994AF8">
        <w:rPr>
          <w:rFonts w:cs="Arial"/>
        </w:rPr>
      </w:r>
      <w:r w:rsidR="00994AF8">
        <w:rPr>
          <w:rFonts w:cs="Arial"/>
        </w:rPr>
        <w:fldChar w:fldCharType="separate"/>
      </w:r>
      <w:r w:rsidR="000348DA">
        <w:rPr>
          <w:rFonts w:cs="Arial"/>
          <w:noProof/>
        </w:rPr>
        <w:t>(9, 10)</w:t>
      </w:r>
      <w:r w:rsidR="00994AF8">
        <w:rPr>
          <w:rFonts w:cs="Arial"/>
        </w:rPr>
        <w:fldChar w:fldCharType="end"/>
      </w:r>
      <w:r w:rsidR="0034519D">
        <w:rPr>
          <w:rFonts w:cs="Arial"/>
        </w:rPr>
        <w:t>.</w:t>
      </w:r>
      <w:r w:rsidR="004E7381">
        <w:rPr>
          <w:rFonts w:cs="Arial"/>
        </w:rPr>
        <w:t xml:space="preserve"> </w:t>
      </w:r>
    </w:p>
    <w:p w14:paraId="2EF66AAE" w14:textId="5B8EC673" w:rsidR="00790B68" w:rsidRDefault="00E34CEC" w:rsidP="00EF5E29">
      <w:pPr>
        <w:spacing w:line="276" w:lineRule="auto"/>
        <w:rPr>
          <w:rFonts w:cs="Arial"/>
        </w:rPr>
      </w:pPr>
      <w:r>
        <w:rPr>
          <w:rFonts w:cs="Arial"/>
        </w:rPr>
        <w:t>Cardiac</w:t>
      </w:r>
      <w:r w:rsidR="00D07F5E">
        <w:rPr>
          <w:rFonts w:cs="Arial"/>
        </w:rPr>
        <w:t xml:space="preserve"> myofilament</w:t>
      </w:r>
      <w:r w:rsidR="0001511A">
        <w:rPr>
          <w:rFonts w:cs="Arial"/>
        </w:rPr>
        <w:t xml:space="preserve"> contracti</w:t>
      </w:r>
      <w:r w:rsidR="00FC2167">
        <w:rPr>
          <w:rFonts w:cs="Arial"/>
        </w:rPr>
        <w:t>on</w:t>
      </w:r>
      <w:r w:rsidR="0001511A">
        <w:rPr>
          <w:rFonts w:cs="Arial"/>
        </w:rPr>
        <w:t xml:space="preserve"> is </w:t>
      </w:r>
      <w:r w:rsidR="00FC2167">
        <w:rPr>
          <w:rFonts w:cs="Arial"/>
        </w:rPr>
        <w:t xml:space="preserve">initiated </w:t>
      </w:r>
      <w:r w:rsidR="0001511A">
        <w:rPr>
          <w:rFonts w:cs="Arial"/>
        </w:rPr>
        <w:t xml:space="preserve">by </w:t>
      </w:r>
      <w:r w:rsidR="0012593B">
        <w:rPr>
          <w:rFonts w:cs="Arial"/>
        </w:rPr>
        <w:t xml:space="preserve">the </w:t>
      </w:r>
      <w:r w:rsidR="00E15574">
        <w:rPr>
          <w:rFonts w:cs="Arial"/>
        </w:rPr>
        <w:t>Ca</w:t>
      </w:r>
      <w:r w:rsidR="00E15574" w:rsidRPr="00E15574">
        <w:rPr>
          <w:rFonts w:cs="Arial"/>
          <w:vertAlign w:val="superscript"/>
        </w:rPr>
        <w:t>2+</w:t>
      </w:r>
      <w:r w:rsidR="0001511A">
        <w:rPr>
          <w:rFonts w:cs="Arial"/>
        </w:rPr>
        <w:t>-dependent activation</w:t>
      </w:r>
      <w:r w:rsidR="00E15574">
        <w:rPr>
          <w:rFonts w:cs="Arial"/>
        </w:rPr>
        <w:t xml:space="preserve"> of the actin-containing thin filaments. C</w:t>
      </w:r>
      <w:r w:rsidR="00582313">
        <w:rPr>
          <w:rFonts w:cs="Arial"/>
        </w:rPr>
        <w:t xml:space="preserve">alcium binding to the troponin complex </w:t>
      </w:r>
      <w:r w:rsidR="000016E9">
        <w:rPr>
          <w:rFonts w:cs="Arial"/>
        </w:rPr>
        <w:t>at</w:t>
      </w:r>
      <w:r w:rsidR="003C1B0A">
        <w:rPr>
          <w:rFonts w:cs="Arial"/>
        </w:rPr>
        <w:t xml:space="preserve"> the beginning of</w:t>
      </w:r>
      <w:r w:rsidR="00582313">
        <w:rPr>
          <w:rFonts w:cs="Arial"/>
        </w:rPr>
        <w:t xml:space="preserve"> systole leads to a structural re-arrangement </w:t>
      </w:r>
      <w:r w:rsidR="00BB12CA">
        <w:rPr>
          <w:rFonts w:cs="Arial"/>
        </w:rPr>
        <w:t xml:space="preserve">of tropomyosin on the surface of the thin filament </w:t>
      </w:r>
      <w:r w:rsidR="00723302">
        <w:rPr>
          <w:rFonts w:cs="Arial"/>
        </w:rPr>
        <w:t>that exposes myosin-binding sites on actin</w:t>
      </w:r>
      <w:r w:rsidR="007342A0">
        <w:rPr>
          <w:rFonts w:cs="Arial"/>
        </w:rPr>
        <w:t xml:space="preserve"> (Fig. 1A)</w:t>
      </w:r>
      <w:r w:rsidR="00BB12CA">
        <w:rPr>
          <w:rFonts w:cs="Arial"/>
        </w:rPr>
        <w:t xml:space="preserve">. Subsequently, myosin heads </w:t>
      </w:r>
      <w:r w:rsidR="0009764C">
        <w:rPr>
          <w:rFonts w:cs="Arial"/>
        </w:rPr>
        <w:t xml:space="preserve">from the </w:t>
      </w:r>
      <w:r w:rsidR="0009764C">
        <w:rPr>
          <w:rFonts w:cs="Arial"/>
        </w:rPr>
        <w:lastRenderedPageBreak/>
        <w:t xml:space="preserve">neighboring thick filaments </w:t>
      </w:r>
      <w:r w:rsidR="00BB12CA">
        <w:rPr>
          <w:rFonts w:cs="Arial"/>
        </w:rPr>
        <w:t xml:space="preserve">strongly </w:t>
      </w:r>
      <w:r w:rsidR="00847C64">
        <w:rPr>
          <w:rFonts w:cs="Arial"/>
        </w:rPr>
        <w:t>attach to actin and undergo the working stroke coupled to the release of ATP hydrolysis products</w:t>
      </w:r>
      <w:r w:rsidR="00A47578">
        <w:rPr>
          <w:rFonts w:cs="Arial"/>
        </w:rPr>
        <w:t>. Th</w:t>
      </w:r>
      <w:r w:rsidR="008F43C8">
        <w:rPr>
          <w:rFonts w:cs="Arial"/>
        </w:rPr>
        <w:t>e working stroke</w:t>
      </w:r>
      <w:r w:rsidR="00A47578">
        <w:rPr>
          <w:rFonts w:cs="Arial"/>
        </w:rPr>
        <w:t xml:space="preserve"> pulls the t</w:t>
      </w:r>
      <w:r w:rsidR="008F43C8">
        <w:rPr>
          <w:rFonts w:cs="Arial"/>
        </w:rPr>
        <w:t>h</w:t>
      </w:r>
      <w:r w:rsidR="00A47578">
        <w:rPr>
          <w:rFonts w:cs="Arial"/>
        </w:rPr>
        <w:t xml:space="preserve">in filaments towards the </w:t>
      </w:r>
      <w:r w:rsidR="003B461B">
        <w:rPr>
          <w:rFonts w:cs="Arial"/>
        </w:rPr>
        <w:t>center</w:t>
      </w:r>
      <w:r w:rsidR="00A47578">
        <w:rPr>
          <w:rFonts w:cs="Arial"/>
        </w:rPr>
        <w:t xml:space="preserve"> of the</w:t>
      </w:r>
      <w:r w:rsidR="008F43C8">
        <w:rPr>
          <w:rFonts w:cs="Arial"/>
        </w:rPr>
        <w:t xml:space="preserve"> sarcomere leading to muscle shortening and force generation.</w:t>
      </w:r>
      <w:r w:rsidR="00A47578">
        <w:rPr>
          <w:rFonts w:cs="Arial"/>
        </w:rPr>
        <w:t xml:space="preserve"> </w:t>
      </w:r>
      <w:r w:rsidR="00795954">
        <w:rPr>
          <w:rFonts w:cs="Arial"/>
        </w:rPr>
        <w:t xml:space="preserve">Conversely, </w:t>
      </w:r>
      <w:r w:rsidR="00EF2EC7">
        <w:rPr>
          <w:rFonts w:cs="Arial"/>
        </w:rPr>
        <w:t>calcium release from troponin triggers the de-activation of the thin filament</w:t>
      </w:r>
      <w:r w:rsidR="006D6622">
        <w:rPr>
          <w:rFonts w:cs="Arial"/>
        </w:rPr>
        <w:t>,</w:t>
      </w:r>
      <w:r w:rsidR="00F40CB9">
        <w:rPr>
          <w:rFonts w:cs="Arial"/>
        </w:rPr>
        <w:t xml:space="preserve"> followed by the</w:t>
      </w:r>
      <w:r w:rsidR="00073D29">
        <w:rPr>
          <w:rFonts w:cs="Arial"/>
        </w:rPr>
        <w:t xml:space="preserve"> dissociation of myo</w:t>
      </w:r>
      <w:r w:rsidR="00136C72">
        <w:rPr>
          <w:rFonts w:cs="Arial"/>
        </w:rPr>
        <w:t>s</w:t>
      </w:r>
      <w:r w:rsidR="00073D29">
        <w:rPr>
          <w:rFonts w:cs="Arial"/>
        </w:rPr>
        <w:t>in heads from actin and the onset of mechanical relaxation</w:t>
      </w:r>
      <w:r w:rsidR="008B1EEE">
        <w:rPr>
          <w:rFonts w:cs="Arial"/>
        </w:rPr>
        <w:t xml:space="preserve"> </w:t>
      </w:r>
      <w:r w:rsidR="008B1EEE">
        <w:rPr>
          <w:rFonts w:cs="Arial"/>
        </w:rPr>
        <w:fldChar w:fldCharType="begin"/>
      </w:r>
      <w:r w:rsidR="000348DA">
        <w:rPr>
          <w:rFonts w:cs="Arial"/>
        </w:rPr>
        <w:instrText xml:space="preserve"> ADDIN EN.CITE &lt;EndNote&gt;&lt;Cite&gt;&lt;Author&gt;Gordon&lt;/Author&gt;&lt;Year&gt;2000&lt;/Year&gt;&lt;RecNum&gt;1608&lt;/RecNum&gt;&lt;DisplayText&gt;(11)&lt;/DisplayText&gt;&lt;record&gt;&lt;rec-number&gt;1608&lt;/rec-number&gt;&lt;foreign-keys&gt;&lt;key app="EN" db-id="srt5vrexh90wrre2d0ovf9zze559pfrxweer" timestamp="0"&gt;1608&lt;/key&gt;&lt;/foreign-keys&gt;&lt;ref-type name="Journal Article"&gt;17&lt;/ref-type&gt;&lt;contributors&gt;&lt;authors&gt;&lt;author&gt;Gordon, A. M.&lt;/author&gt;&lt;author&gt;Homsher, E.&lt;/author&gt;&lt;author&gt;Regnier, M.&lt;/author&gt;&lt;/authors&gt;&lt;/contributors&gt;&lt;auth-address&gt;Department of Physiology and Biophysics, University of Washington, Seattle, Washington 98195-7290, USA. amg@u.washington.edu&lt;/auth-address&gt;&lt;titles&gt;&lt;title&gt;Regulation of contraction in striated muscle&lt;/title&gt;&lt;secondary-title&gt;Physiol Rev&lt;/secondary-title&gt;&lt;alt-title&gt;Physiological reviews&lt;/alt-title&gt;&lt;/titles&gt;&lt;pages&gt;853-924&lt;/pages&gt;&lt;volume&gt;80&lt;/volume&gt;&lt;number&gt;2&lt;/number&gt;&lt;edition&gt;2000/04/04&lt;/edition&gt;&lt;keywords&gt;&lt;keyword&gt;Animals&lt;/keyword&gt;&lt;keyword&gt;Calcium/*physiology&lt;/keyword&gt;&lt;keyword&gt;Homeostasis&lt;/keyword&gt;&lt;keyword&gt;Humans&lt;/keyword&gt;&lt;keyword&gt;Muscle Contraction/*physiology&lt;/keyword&gt;&lt;keyword&gt;Muscle Proteins/*physiology&lt;/keyword&gt;&lt;keyword&gt;Muscle, Skeletal/*physiology&lt;/keyword&gt;&lt;keyword&gt;Vertebrates&lt;/keyword&gt;&lt;/keywords&gt;&lt;dates&gt;&lt;year&gt;2000&lt;/year&gt;&lt;pub-dates&gt;&lt;date&gt;Apr&lt;/date&gt;&lt;/pub-dates&gt;&lt;/dates&gt;&lt;isbn&gt;0031-9333 (Print)&amp;#xD;0031-9333 (Linking)&lt;/isbn&gt;&lt;accession-num&gt;10747208&lt;/accession-num&gt;&lt;work-type&gt;Research Support, U.S. Gov&amp;apos;t, P.H.S.&amp;#xD;Review&lt;/work-type&gt;&lt;urls&gt;&lt;related-urls&gt;&lt;url&gt;http://www.ncbi.nlm.nih.gov/pubmed/10747208&lt;/url&gt;&lt;url&gt;http://physrev.physiology.org/content/80/2/853.full.pdf&lt;/url&gt;&lt;/related-urls&gt;&lt;/urls&gt;&lt;language&gt;eng&lt;/language&gt;&lt;/record&gt;&lt;/Cite&gt;&lt;/EndNote&gt;</w:instrText>
      </w:r>
      <w:r w:rsidR="008B1EEE">
        <w:rPr>
          <w:rFonts w:cs="Arial"/>
        </w:rPr>
        <w:fldChar w:fldCharType="separate"/>
      </w:r>
      <w:r w:rsidR="000348DA">
        <w:rPr>
          <w:rFonts w:cs="Arial"/>
          <w:noProof/>
        </w:rPr>
        <w:t>(11)</w:t>
      </w:r>
      <w:r w:rsidR="008B1EEE">
        <w:rPr>
          <w:rFonts w:cs="Arial"/>
        </w:rPr>
        <w:fldChar w:fldCharType="end"/>
      </w:r>
      <w:r w:rsidR="00113517">
        <w:rPr>
          <w:rFonts w:cs="Arial"/>
        </w:rPr>
        <w:t>.</w:t>
      </w:r>
    </w:p>
    <w:p w14:paraId="281215D2" w14:textId="0C1360C0" w:rsidR="009C1FF4" w:rsidRDefault="00B738CB" w:rsidP="00EF5E29">
      <w:pPr>
        <w:spacing w:line="276" w:lineRule="auto"/>
        <w:rPr>
          <w:rFonts w:cs="Arial"/>
        </w:rPr>
      </w:pPr>
      <w:r>
        <w:rPr>
          <w:rFonts w:cs="Arial"/>
        </w:rPr>
        <w:t>The calcium-binding subunit of the</w:t>
      </w:r>
      <w:r w:rsidR="000652B7">
        <w:rPr>
          <w:rFonts w:cs="Arial"/>
        </w:rPr>
        <w:t xml:space="preserve"> trimeric</w:t>
      </w:r>
      <w:r>
        <w:rPr>
          <w:rFonts w:cs="Arial"/>
        </w:rPr>
        <w:t xml:space="preserve"> troponin complex, cardiac troponin C (</w:t>
      </w:r>
      <w:proofErr w:type="spellStart"/>
      <w:r>
        <w:rPr>
          <w:rFonts w:cs="Arial"/>
        </w:rPr>
        <w:t>cTnC</w:t>
      </w:r>
      <w:proofErr w:type="spellEnd"/>
      <w:r>
        <w:rPr>
          <w:rFonts w:cs="Arial"/>
        </w:rPr>
        <w:t>),</w:t>
      </w:r>
      <w:r w:rsidR="00E80794">
        <w:rPr>
          <w:rFonts w:cs="Arial"/>
        </w:rPr>
        <w:t xml:space="preserve"> can</w:t>
      </w:r>
      <w:r>
        <w:rPr>
          <w:rFonts w:cs="Arial"/>
        </w:rPr>
        <w:t xml:space="preserve"> interact with the inhibitory subunit, cardiac troponin I (</w:t>
      </w:r>
      <w:proofErr w:type="spellStart"/>
      <w:r>
        <w:rPr>
          <w:rFonts w:cs="Arial"/>
        </w:rPr>
        <w:t>cTnI</w:t>
      </w:r>
      <w:proofErr w:type="spellEnd"/>
      <w:r>
        <w:rPr>
          <w:rFonts w:cs="Arial"/>
        </w:rPr>
        <w:t xml:space="preserve">), </w:t>
      </w:r>
      <w:r w:rsidR="00F40CB9">
        <w:rPr>
          <w:rFonts w:cs="Arial"/>
        </w:rPr>
        <w:t xml:space="preserve">via both its </w:t>
      </w:r>
      <w:r w:rsidR="006D6622">
        <w:rPr>
          <w:rFonts w:cs="Arial"/>
        </w:rPr>
        <w:t xml:space="preserve">globular </w:t>
      </w:r>
      <w:r w:rsidR="00F40CB9">
        <w:rPr>
          <w:rFonts w:cs="Arial"/>
        </w:rPr>
        <w:t>N-terminal (</w:t>
      </w:r>
      <w:proofErr w:type="spellStart"/>
      <w:r w:rsidR="00F40CB9">
        <w:rPr>
          <w:rFonts w:cs="Arial"/>
        </w:rPr>
        <w:t>NcTnC</w:t>
      </w:r>
      <w:proofErr w:type="spellEnd"/>
      <w:r w:rsidR="00F40CB9">
        <w:rPr>
          <w:rFonts w:cs="Arial"/>
        </w:rPr>
        <w:t>) and C-terminal (</w:t>
      </w:r>
      <w:proofErr w:type="spellStart"/>
      <w:r w:rsidR="00F40CB9">
        <w:rPr>
          <w:rFonts w:cs="Arial"/>
        </w:rPr>
        <w:t>CcTnC</w:t>
      </w:r>
      <w:proofErr w:type="spellEnd"/>
      <w:r w:rsidR="00F40CB9">
        <w:rPr>
          <w:rFonts w:cs="Arial"/>
        </w:rPr>
        <w:t>) domain</w:t>
      </w:r>
      <w:r w:rsidR="006D6622">
        <w:rPr>
          <w:rFonts w:cs="Arial"/>
        </w:rPr>
        <w:t>s</w:t>
      </w:r>
      <w:r w:rsidR="00CC475A">
        <w:rPr>
          <w:rFonts w:cs="Arial"/>
        </w:rPr>
        <w:t>, each</w:t>
      </w:r>
      <w:r w:rsidR="00E80794">
        <w:rPr>
          <w:rFonts w:cs="Arial"/>
        </w:rPr>
        <w:t xml:space="preserve"> consisting of two EF-hand motifs </w:t>
      </w:r>
      <w:r w:rsidR="008B1EEE">
        <w:rPr>
          <w:rFonts w:cs="Arial"/>
        </w:rPr>
        <w:fldChar w:fldCharType="begin">
          <w:fldData xml:space="preserve">PEVuZE5vdGU+PENpdGU+PEF1dGhvcj5UYWtlZGE8L0F1dGhvcj48WWVhcj4yMDAzPC9ZZWFyPjxS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</w:fldData>
        </w:fldChar>
      </w:r>
      <w:r w:rsidR="000348DA">
        <w:rPr>
          <w:rFonts w:cs="Arial"/>
        </w:rPr>
        <w:instrText xml:space="preserve"> ADDIN EN.CITE </w:instrText>
      </w:r>
      <w:r w:rsidR="000348DA">
        <w:rPr>
          <w:rFonts w:cs="Arial"/>
        </w:rPr>
        <w:fldChar w:fldCharType="begin">
          <w:fldData xml:space="preserve">PEVuZE5vdGU+PENpdGU+PEF1dGhvcj5UYWtlZGE8L0F1dGhvcj48WWVhcj4yMDAzPC9ZZWFyPjxS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</w:fldData>
        </w:fldChar>
      </w:r>
      <w:r w:rsidR="000348DA">
        <w:rPr>
          <w:rFonts w:cs="Arial"/>
        </w:rPr>
        <w:instrText xml:space="preserve"> ADDIN EN.CITE.DATA </w:instrText>
      </w:r>
      <w:r w:rsidR="000348DA">
        <w:rPr>
          <w:rFonts w:cs="Arial"/>
        </w:rPr>
      </w:r>
      <w:r w:rsidR="000348DA">
        <w:rPr>
          <w:rFonts w:cs="Arial"/>
        </w:rPr>
        <w:fldChar w:fldCharType="end"/>
      </w:r>
      <w:r w:rsidR="008B1EEE">
        <w:rPr>
          <w:rFonts w:cs="Arial"/>
        </w:rPr>
      </w:r>
      <w:r w:rsidR="008B1EEE">
        <w:rPr>
          <w:rFonts w:cs="Arial"/>
        </w:rPr>
        <w:fldChar w:fldCharType="separate"/>
      </w:r>
      <w:r w:rsidR="000348DA">
        <w:rPr>
          <w:rFonts w:cs="Arial"/>
          <w:noProof/>
        </w:rPr>
        <w:t>(12)</w:t>
      </w:r>
      <w:r w:rsidR="008B1EEE">
        <w:rPr>
          <w:rFonts w:cs="Arial"/>
        </w:rPr>
        <w:fldChar w:fldCharType="end"/>
      </w:r>
      <w:r w:rsidR="00564E7C">
        <w:rPr>
          <w:rFonts w:cs="Arial"/>
        </w:rPr>
        <w:t xml:space="preserve"> (Fig. 1B)</w:t>
      </w:r>
      <w:r w:rsidR="005B460B">
        <w:rPr>
          <w:rFonts w:cs="Arial"/>
        </w:rPr>
        <w:t xml:space="preserve">. Although, </w:t>
      </w:r>
      <w:proofErr w:type="spellStart"/>
      <w:r w:rsidR="005B460B">
        <w:rPr>
          <w:rFonts w:cs="Arial"/>
        </w:rPr>
        <w:t>CcTnC</w:t>
      </w:r>
      <w:proofErr w:type="spellEnd"/>
      <w:r w:rsidR="005B460B">
        <w:rPr>
          <w:rFonts w:cs="Arial"/>
        </w:rPr>
        <w:t xml:space="preserve"> is constitutively bound to the anchoring region of </w:t>
      </w:r>
      <w:proofErr w:type="spellStart"/>
      <w:r w:rsidR="005B460B">
        <w:rPr>
          <w:rFonts w:cs="Arial"/>
        </w:rPr>
        <w:t>cTn</w:t>
      </w:r>
      <w:r w:rsidR="00C54CCB">
        <w:rPr>
          <w:rFonts w:cs="Arial"/>
        </w:rPr>
        <w:t>I</w:t>
      </w:r>
      <w:proofErr w:type="spellEnd"/>
      <w:r w:rsidR="004D7AEB">
        <w:rPr>
          <w:rFonts w:cs="Arial"/>
        </w:rPr>
        <w:t xml:space="preserve"> (</w:t>
      </w:r>
      <w:proofErr w:type="spellStart"/>
      <w:r w:rsidR="004D7AEB">
        <w:rPr>
          <w:rFonts w:cs="Arial"/>
        </w:rPr>
        <w:t>cTnI</w:t>
      </w:r>
      <w:r w:rsidR="004D7AEB" w:rsidRPr="004D7AEB">
        <w:rPr>
          <w:rFonts w:cs="Arial"/>
          <w:vertAlign w:val="subscript"/>
        </w:rPr>
        <w:t>AR</w:t>
      </w:r>
      <w:proofErr w:type="spellEnd"/>
      <w:r w:rsidR="004D7AEB">
        <w:rPr>
          <w:rFonts w:cs="Arial"/>
        </w:rPr>
        <w:t>)</w:t>
      </w:r>
      <w:r w:rsidR="00C54CCB">
        <w:rPr>
          <w:rFonts w:cs="Arial"/>
        </w:rPr>
        <w:t>,</w:t>
      </w:r>
      <w:r w:rsidR="004D7AEB">
        <w:rPr>
          <w:rFonts w:cs="Arial"/>
        </w:rPr>
        <w:t xml:space="preserve"> which anchors </w:t>
      </w:r>
      <w:proofErr w:type="spellStart"/>
      <w:r w:rsidR="004D7AEB">
        <w:rPr>
          <w:rFonts w:cs="Arial"/>
        </w:rPr>
        <w:t>cTnC</w:t>
      </w:r>
      <w:proofErr w:type="spellEnd"/>
      <w:r w:rsidR="004D7AEB">
        <w:rPr>
          <w:rFonts w:cs="Arial"/>
        </w:rPr>
        <w:t xml:space="preserve"> in the troponin complex,</w:t>
      </w:r>
      <w:r w:rsidR="00C54CCB">
        <w:rPr>
          <w:rFonts w:cs="Arial"/>
        </w:rPr>
        <w:t xml:space="preserve"> </w:t>
      </w:r>
      <w:r w:rsidR="006242AF">
        <w:rPr>
          <w:rFonts w:cs="Arial"/>
        </w:rPr>
        <w:t>Ca</w:t>
      </w:r>
      <w:r w:rsidR="006242AF" w:rsidRPr="00E80794">
        <w:rPr>
          <w:rFonts w:cs="Arial"/>
          <w:vertAlign w:val="superscript"/>
        </w:rPr>
        <w:t>2+</w:t>
      </w:r>
      <w:r w:rsidR="006242AF">
        <w:rPr>
          <w:rFonts w:cs="Arial"/>
        </w:rPr>
        <w:t xml:space="preserve"> </w:t>
      </w:r>
      <w:r w:rsidR="00B05DA8">
        <w:rPr>
          <w:rFonts w:cs="Arial"/>
        </w:rPr>
        <w:t>binding to</w:t>
      </w:r>
      <w:r w:rsidR="00C404B9">
        <w:rPr>
          <w:rFonts w:cs="Arial"/>
        </w:rPr>
        <w:t xml:space="preserve"> sites II</w:t>
      </w:r>
      <w:r w:rsidR="0066140E">
        <w:rPr>
          <w:rFonts w:cs="Arial"/>
        </w:rPr>
        <w:t>I</w:t>
      </w:r>
      <w:r w:rsidR="00C404B9">
        <w:rPr>
          <w:rFonts w:cs="Arial"/>
        </w:rPr>
        <w:t xml:space="preserve"> and IV </w:t>
      </w:r>
      <w:r w:rsidR="00E80794">
        <w:rPr>
          <w:rFonts w:cs="Arial"/>
        </w:rPr>
        <w:t xml:space="preserve">during </w:t>
      </w:r>
      <w:r w:rsidR="00EB12EA">
        <w:rPr>
          <w:rFonts w:cs="Arial"/>
        </w:rPr>
        <w:t>the increase in the cytosolic free Ca</w:t>
      </w:r>
      <w:r w:rsidR="00EB12EA" w:rsidRPr="0046590C">
        <w:rPr>
          <w:rFonts w:cs="Arial"/>
          <w:vertAlign w:val="superscript"/>
        </w:rPr>
        <w:t>2+</w:t>
      </w:r>
      <w:r w:rsidR="00EB12EA">
        <w:rPr>
          <w:rFonts w:cs="Arial"/>
        </w:rPr>
        <w:t xml:space="preserve"> concentration ([Ca</w:t>
      </w:r>
      <w:r w:rsidR="00EB12EA" w:rsidRPr="0046590C">
        <w:rPr>
          <w:rFonts w:cs="Arial"/>
          <w:vertAlign w:val="superscript"/>
        </w:rPr>
        <w:t>2+</w:t>
      </w:r>
      <w:r w:rsidR="00EB12EA">
        <w:rPr>
          <w:rFonts w:cs="Arial"/>
        </w:rPr>
        <w:t>]</w:t>
      </w:r>
      <w:r w:rsidR="00EB12EA" w:rsidRPr="0046590C">
        <w:rPr>
          <w:rFonts w:cs="Arial"/>
          <w:vertAlign w:val="subscript"/>
        </w:rPr>
        <w:t>i</w:t>
      </w:r>
      <w:r w:rsidR="00EB12EA">
        <w:rPr>
          <w:rFonts w:cs="Arial"/>
        </w:rPr>
        <w:t>)</w:t>
      </w:r>
      <w:r w:rsidR="00306EA7">
        <w:rPr>
          <w:rFonts w:cs="Arial"/>
        </w:rPr>
        <w:t xml:space="preserve"> </w:t>
      </w:r>
      <w:r w:rsidR="00C404B9">
        <w:rPr>
          <w:rFonts w:cs="Arial"/>
        </w:rPr>
        <w:t>at the begin</w:t>
      </w:r>
      <w:r w:rsidR="0014372A">
        <w:rPr>
          <w:rFonts w:cs="Arial"/>
        </w:rPr>
        <w:t>ning of</w:t>
      </w:r>
      <w:r w:rsidR="00A40E9E">
        <w:rPr>
          <w:rFonts w:cs="Arial"/>
        </w:rPr>
        <w:t xml:space="preserve"> </w:t>
      </w:r>
      <w:r w:rsidR="00E80794">
        <w:rPr>
          <w:rFonts w:cs="Arial"/>
        </w:rPr>
        <w:t>systol</w:t>
      </w:r>
      <w:r w:rsidR="0014372A">
        <w:rPr>
          <w:rFonts w:cs="Arial"/>
        </w:rPr>
        <w:t>e</w:t>
      </w:r>
      <w:r w:rsidR="00E80794">
        <w:rPr>
          <w:rFonts w:cs="Arial"/>
        </w:rPr>
        <w:t xml:space="preserve"> has been </w:t>
      </w:r>
      <w:r w:rsidR="0066140E">
        <w:rPr>
          <w:rFonts w:cs="Arial"/>
        </w:rPr>
        <w:t xml:space="preserve">proposed to </w:t>
      </w:r>
      <w:r w:rsidR="00A40E9E">
        <w:rPr>
          <w:rFonts w:cs="Arial"/>
        </w:rPr>
        <w:t xml:space="preserve">affect heart muscle function </w:t>
      </w:r>
      <w:r w:rsidR="00B05DA8">
        <w:rPr>
          <w:rFonts w:cs="Arial"/>
        </w:rPr>
        <w:fldChar w:fldCharType="begin"/>
      </w:r>
      <w:r w:rsidR="000348DA">
        <w:rPr>
          <w:rFonts w:cs="Arial"/>
        </w:rPr>
        <w:instrText xml:space="preserve"> ADDIN EN.CITE &lt;EndNote&gt;&lt;Cite&gt;&lt;Author&gt;Swindle&lt;/Author&gt;&lt;Year&gt;2010&lt;/Year&gt;&lt;RecNum&gt;4570&lt;/RecNum&gt;&lt;DisplayText&gt;(13)&lt;/DisplayText&gt;&lt;record&gt;&lt;rec-number&gt;4570&lt;/rec-number&gt;&lt;foreign-keys&gt;&lt;key app="EN" db-id="srt5vrexh90wrre2d0ovf9zze559pfrxweer" timestamp="1657794461"&gt;4570&lt;/key&gt;&lt;/foreign-keys&gt;&lt;ref-type name="Journal Article"&gt;17&lt;/ref-type&gt;&lt;contributors&gt;&lt;authors&gt;&lt;author&gt;Swindle, N.&lt;/author&gt;&lt;author&gt;Tikunova, S. B.&lt;/author&gt;&lt;/authors&gt;&lt;/contributors&gt;&lt;auth-address&gt;Department of Pharmacological and Pharmaceutical Sciences, University of Houston, Houston, Texas 77004, USA.&lt;/auth-address&gt;&lt;titles&gt;&lt;title&gt;Hypertrophic cardiomyopathy-linked mutation D145E drastically alters calcium binding by the C-domain of cardiac troponin C&lt;/title&gt;&lt;secondary-title&gt;Biochemistry&lt;/secondary-title&gt;&lt;/titles&gt;&lt;periodical&gt;&lt;full-title&gt;Biochemistry&lt;/full-title&gt;&lt;/periodical&gt;&lt;pages&gt;4813-20&lt;/pages&gt;&lt;volume&gt;49&lt;/volume&gt;&lt;number&gt;23&lt;/number&gt;&lt;edition&gt;2010/05/13&lt;/edition&gt;&lt;keywords&gt;&lt;keyword&gt;Amino Acid Substitution/*genetics&lt;/keyword&gt;&lt;keyword&gt;Aspartic Acid/genetics&lt;/keyword&gt;&lt;keyword&gt;Calcium/antagonists &amp;amp; inhibitors/*metabolism&lt;/keyword&gt;&lt;keyword&gt;Calcium Signaling/genetics/physiology&lt;/keyword&gt;&lt;keyword&gt;Cardiomyopathy, Hypertrophic/*genetics/metabolism&lt;/keyword&gt;&lt;keyword&gt;Glutamic Acid/genetics&lt;/keyword&gt;&lt;keyword&gt;Humans&lt;/keyword&gt;&lt;keyword&gt;Magnesium/metabolism&lt;/keyword&gt;&lt;keyword&gt;Muscle Contraction/genetics&lt;/keyword&gt;&lt;keyword&gt;*Mutation&lt;/keyword&gt;&lt;keyword&gt;Protein Binding/genetics&lt;/keyword&gt;&lt;keyword&gt;Protein Structure, Tertiary/genetics&lt;/keyword&gt;&lt;keyword&gt;Troponin C/*metabolism&lt;/keyword&gt;&lt;/keywords&gt;&lt;dates&gt;&lt;year&gt;2010&lt;/year&gt;&lt;pub-dates&gt;&lt;date&gt;Jun 15&lt;/date&gt;&lt;/pub-dates&gt;&lt;/dates&gt;&lt;isbn&gt;1520-4995 (Electronic)&amp;#xD;0006-2960 (Linking)&lt;/isbn&gt;&lt;accession-num&gt;20459070&lt;/accession-num&gt;&lt;urls&gt;&lt;related-urls&gt;&lt;url&gt;https://www.ncbi.nlm.nih.gov/pubmed/20459070&lt;/url&gt;&lt;/related-urls&gt;&lt;/urls&gt;&lt;custom2&gt;PMC2883812&lt;/custom2&gt;&lt;electronic-resource-num&gt;10.1021/bi100400h&lt;/electronic-resource-num&gt;&lt;/record&gt;&lt;/Cite&gt;&lt;/EndNote&gt;</w:instrText>
      </w:r>
      <w:r w:rsidR="00B05DA8">
        <w:rPr>
          <w:rFonts w:cs="Arial"/>
        </w:rPr>
        <w:fldChar w:fldCharType="separate"/>
      </w:r>
      <w:r w:rsidR="000348DA">
        <w:rPr>
          <w:rFonts w:cs="Arial"/>
          <w:noProof/>
        </w:rPr>
        <w:t>(13)</w:t>
      </w:r>
      <w:r w:rsidR="00B05DA8">
        <w:rPr>
          <w:rFonts w:cs="Arial"/>
        </w:rPr>
        <w:fldChar w:fldCharType="end"/>
      </w:r>
      <w:r w:rsidR="00A40E9E">
        <w:rPr>
          <w:rFonts w:cs="Arial"/>
        </w:rPr>
        <w:t>.</w:t>
      </w:r>
      <w:r w:rsidR="00306EA7">
        <w:rPr>
          <w:rFonts w:cs="Arial"/>
        </w:rPr>
        <w:t xml:space="preserve"> </w:t>
      </w:r>
      <w:r w:rsidR="009C1FF4">
        <w:rPr>
          <w:rFonts w:cs="Arial"/>
        </w:rPr>
        <w:t xml:space="preserve">Moreover, </w:t>
      </w:r>
      <w:r w:rsidR="00E81EA0">
        <w:rPr>
          <w:rFonts w:cs="Arial"/>
        </w:rPr>
        <w:t xml:space="preserve">cardiomyopathy-associated mutations in </w:t>
      </w:r>
      <w:proofErr w:type="spellStart"/>
      <w:r w:rsidR="00E81EA0">
        <w:rPr>
          <w:rFonts w:cs="Arial"/>
        </w:rPr>
        <w:t>CcTnC</w:t>
      </w:r>
      <w:proofErr w:type="spellEnd"/>
      <w:r w:rsidR="00E81EA0">
        <w:rPr>
          <w:rFonts w:cs="Arial"/>
        </w:rPr>
        <w:t xml:space="preserve"> and have been shown to alter the interaction of </w:t>
      </w:r>
      <w:proofErr w:type="spellStart"/>
      <w:r w:rsidR="00E81EA0">
        <w:rPr>
          <w:rFonts w:cs="Arial"/>
        </w:rPr>
        <w:t>cTnC</w:t>
      </w:r>
      <w:proofErr w:type="spellEnd"/>
      <w:r w:rsidR="00E81EA0">
        <w:rPr>
          <w:rFonts w:cs="Arial"/>
        </w:rPr>
        <w:t xml:space="preserve"> with </w:t>
      </w:r>
      <w:proofErr w:type="spellStart"/>
      <w:r w:rsidR="00E81EA0">
        <w:rPr>
          <w:rFonts w:cs="Arial"/>
        </w:rPr>
        <w:t>cTnI</w:t>
      </w:r>
      <w:r w:rsidR="00E81EA0" w:rsidRPr="00E81EA0">
        <w:rPr>
          <w:rFonts w:cs="Arial"/>
          <w:vertAlign w:val="subscript"/>
        </w:rPr>
        <w:t>AR</w:t>
      </w:r>
      <w:proofErr w:type="spellEnd"/>
      <w:r w:rsidR="00E81EA0">
        <w:rPr>
          <w:rFonts w:cs="Arial"/>
        </w:rPr>
        <w:t xml:space="preserve"> and modulate myofilament calcium sensitivity </w:t>
      </w:r>
      <w:r w:rsidR="0014372A">
        <w:rPr>
          <w:rFonts w:cs="Arial"/>
        </w:rPr>
        <w:fldChar w:fldCharType="begin"/>
      </w:r>
      <w:r w:rsidR="000348DA">
        <w:rPr>
          <w:rFonts w:cs="Arial"/>
        </w:rPr>
        <w:instrText xml:space="preserve"> ADDIN EN.CITE &lt;EndNote&gt;&lt;Cite&gt;&lt;Author&gt;Baryshnikova&lt;/Author&gt;&lt;Year&gt;2008&lt;/Year&gt;&lt;RecNum&gt;4552&lt;/RecNum&gt;&lt;DisplayText&gt;(14)&lt;/DisplayText&gt;&lt;record&gt;&lt;rec-number&gt;4552&lt;/rec-number&gt;&lt;foreign-keys&gt;&lt;key app="EN" db-id="srt5vrexh90wrre2d0ovf9zze559pfrxweer" timestamp="1655292197"&gt;4552&lt;/key&gt;&lt;/foreign-keys&gt;&lt;ref-type name="Journal Article"&gt;17&lt;/ref-type&gt;&lt;contributors&gt;&lt;authors&gt;&lt;author&gt;Baryshnikova, O. K.&lt;/author&gt;&lt;author&gt;Robertson, I. M.&lt;/author&gt;&lt;author&gt;Mercier, P.&lt;/author&gt;&lt;author&gt;Sykes, B. D.&lt;/author&gt;&lt;/authors&gt;&lt;/contributors&gt;&lt;auth-address&gt;Department of Biochemistry, University of Alberta, Edmonton, Alberta, Canada.&lt;/auth-address&gt;&lt;titles&gt;&lt;title&gt;The dilated cardiomyopathy G159D mutation in cardiac troponin C weakens the anchoring interaction with troponin I&lt;/title&gt;&lt;secondary-title&gt;Biochemistry&lt;/secondary-title&gt;&lt;/titles&gt;&lt;periodical&gt;&lt;full-title&gt;Biochemistry&lt;/full-title&gt;&lt;/periodical&gt;&lt;pages&gt;10950-60&lt;/pages&gt;&lt;volume&gt;47&lt;/volume&gt;&lt;number&gt;41&lt;/number&gt;&lt;edition&gt;2008/09/23&lt;/edition&gt;&lt;keywords&gt;&lt;keyword&gt;Amino Acid Sequence&lt;/keyword&gt;&lt;keyword&gt;Cardiomyopathy, Dilated/*genetics&lt;/keyword&gt;&lt;keyword&gt;Humans&lt;/keyword&gt;&lt;keyword&gt;Models, Molecular&lt;/keyword&gt;&lt;keyword&gt;Molecular Sequence Data&lt;/keyword&gt;&lt;keyword&gt;*Mutation&lt;/keyword&gt;&lt;keyword&gt;Nuclear Magnetic Resonance, Biomolecular&lt;/keyword&gt;&lt;keyword&gt;Protein Binding&lt;/keyword&gt;&lt;keyword&gt;Troponin C/chemistry/*genetics/metabolism&lt;/keyword&gt;&lt;keyword&gt;Troponin I/chemistry/*metabolism&lt;/keyword&gt;&lt;/keywords&gt;&lt;dates&gt;&lt;year&gt;2008&lt;/year&gt;&lt;pub-dates&gt;&lt;date&gt;Oct 14&lt;/date&gt;&lt;/pub-dates&gt;&lt;/dates&gt;&lt;isbn&gt;1520-4995 (Electronic)&amp;#xD;0006-2960 (Linking)&lt;/isbn&gt;&lt;accession-num&gt;18803402&lt;/accession-num&gt;&lt;urls&gt;&lt;related-urls&gt;&lt;url&gt;https://www.ncbi.nlm.nih.gov/pubmed/18803402&lt;/url&gt;&lt;/related-urls&gt;&lt;/urls&gt;&lt;electronic-resource-num&gt;10.1021/bi801165c&lt;/electronic-resource-num&gt;&lt;/record&gt;&lt;/Cite&gt;&lt;/EndNote&gt;</w:instrText>
      </w:r>
      <w:r w:rsidR="0014372A">
        <w:rPr>
          <w:rFonts w:cs="Arial"/>
        </w:rPr>
        <w:fldChar w:fldCharType="separate"/>
      </w:r>
      <w:r w:rsidR="000348DA">
        <w:rPr>
          <w:rFonts w:cs="Arial"/>
          <w:noProof/>
        </w:rPr>
        <w:t>(14)</w:t>
      </w:r>
      <w:r w:rsidR="0014372A">
        <w:rPr>
          <w:rFonts w:cs="Arial"/>
        </w:rPr>
        <w:fldChar w:fldCharType="end"/>
      </w:r>
      <w:r w:rsidR="000D42E6">
        <w:rPr>
          <w:rFonts w:cs="Arial"/>
        </w:rPr>
        <w:t>, underl</w:t>
      </w:r>
      <w:r w:rsidR="003E5206">
        <w:rPr>
          <w:rFonts w:cs="Arial"/>
        </w:rPr>
        <w:t>ining the functional significance of the interaction.</w:t>
      </w:r>
      <w:r w:rsidR="00E81EA0">
        <w:rPr>
          <w:rFonts w:cs="Arial"/>
        </w:rPr>
        <w:t xml:space="preserve"> </w:t>
      </w:r>
    </w:p>
    <w:p w14:paraId="4C550C5F" w14:textId="074EADD2" w:rsidR="00076E1C" w:rsidRDefault="00495EB7" w:rsidP="00EF5E29">
      <w:pPr>
        <w:spacing w:line="276" w:lineRule="auto"/>
        <w:rPr>
          <w:rFonts w:cs="Arial"/>
        </w:rPr>
      </w:pPr>
      <w:r>
        <w:rPr>
          <w:rFonts w:cs="Arial"/>
        </w:rPr>
        <w:t xml:space="preserve">In contrast, </w:t>
      </w:r>
      <w:proofErr w:type="spellStart"/>
      <w:r w:rsidR="0066140E">
        <w:rPr>
          <w:rFonts w:cs="Arial"/>
        </w:rPr>
        <w:t>NcTnC</w:t>
      </w:r>
      <w:proofErr w:type="spellEnd"/>
      <w:r w:rsidR="0066140E">
        <w:rPr>
          <w:rFonts w:cs="Arial"/>
        </w:rPr>
        <w:t xml:space="preserve"> </w:t>
      </w:r>
      <w:r w:rsidR="00C00C71">
        <w:rPr>
          <w:rFonts w:cs="Arial"/>
        </w:rPr>
        <w:t xml:space="preserve">is found in a closed </w:t>
      </w:r>
      <w:r w:rsidR="00A36AC3">
        <w:rPr>
          <w:rFonts w:cs="Arial"/>
        </w:rPr>
        <w:t>apo-</w:t>
      </w:r>
      <w:r w:rsidR="00C00C71">
        <w:rPr>
          <w:rFonts w:cs="Arial"/>
        </w:rPr>
        <w:t>conformation during low [Ca</w:t>
      </w:r>
      <w:r w:rsidR="00C00C71" w:rsidRPr="0046590C">
        <w:rPr>
          <w:rFonts w:cs="Arial"/>
          <w:vertAlign w:val="superscript"/>
        </w:rPr>
        <w:t>2</w:t>
      </w:r>
      <w:proofErr w:type="gramStart"/>
      <w:r w:rsidR="00C00C71" w:rsidRPr="0046590C">
        <w:rPr>
          <w:rFonts w:cs="Arial"/>
          <w:vertAlign w:val="superscript"/>
        </w:rPr>
        <w:t>+</w:t>
      </w:r>
      <w:r w:rsidR="00C00C71">
        <w:rPr>
          <w:rFonts w:cs="Arial"/>
        </w:rPr>
        <w:t>]</w:t>
      </w:r>
      <w:r w:rsidR="007F2F16">
        <w:rPr>
          <w:rFonts w:cs="Arial"/>
          <w:vertAlign w:val="subscript"/>
        </w:rPr>
        <w:t>i</w:t>
      </w:r>
      <w:proofErr w:type="gramEnd"/>
      <w:r w:rsidR="00C00C71">
        <w:rPr>
          <w:rFonts w:cs="Arial"/>
          <w:vertAlign w:val="subscript"/>
        </w:rPr>
        <w:t xml:space="preserve"> </w:t>
      </w:r>
      <w:r w:rsidR="00C00C71" w:rsidRPr="00C00C71">
        <w:rPr>
          <w:rFonts w:cs="Arial"/>
        </w:rPr>
        <w:t xml:space="preserve">and </w:t>
      </w:r>
      <w:r w:rsidR="001D7DBE">
        <w:rPr>
          <w:rFonts w:cs="Arial"/>
        </w:rPr>
        <w:t>Ca</w:t>
      </w:r>
      <w:r w:rsidR="001D7DBE" w:rsidRPr="002A4417">
        <w:rPr>
          <w:rFonts w:cs="Arial"/>
          <w:vertAlign w:val="superscript"/>
        </w:rPr>
        <w:t>2+</w:t>
      </w:r>
      <w:r w:rsidR="001D7DBE">
        <w:rPr>
          <w:rFonts w:cs="Arial"/>
        </w:rPr>
        <w:t xml:space="preserve"> binding to</w:t>
      </w:r>
      <w:r w:rsidR="002A4417">
        <w:rPr>
          <w:rFonts w:cs="Arial"/>
        </w:rPr>
        <w:t xml:space="preserve"> a single si</w:t>
      </w:r>
      <w:r w:rsidR="00354C58">
        <w:rPr>
          <w:rFonts w:cs="Arial"/>
        </w:rPr>
        <w:t>t</w:t>
      </w:r>
      <w:r w:rsidR="002A4417">
        <w:rPr>
          <w:rFonts w:cs="Arial"/>
        </w:rPr>
        <w:t>e in</w:t>
      </w:r>
      <w:r w:rsidR="001D7DBE">
        <w:rPr>
          <w:rFonts w:cs="Arial"/>
        </w:rPr>
        <w:t xml:space="preserve"> </w:t>
      </w:r>
      <w:proofErr w:type="spellStart"/>
      <w:r w:rsidR="001D7DBE">
        <w:rPr>
          <w:rFonts w:cs="Arial"/>
        </w:rPr>
        <w:t>NcTnC</w:t>
      </w:r>
      <w:proofErr w:type="spellEnd"/>
      <w:r w:rsidR="001D7DBE">
        <w:rPr>
          <w:rFonts w:cs="Arial"/>
        </w:rPr>
        <w:t xml:space="preserve"> caus</w:t>
      </w:r>
      <w:r w:rsidR="00761189">
        <w:rPr>
          <w:rFonts w:cs="Arial"/>
        </w:rPr>
        <w:t>es</w:t>
      </w:r>
      <w:r w:rsidR="001D7DBE">
        <w:rPr>
          <w:rFonts w:cs="Arial"/>
        </w:rPr>
        <w:t xml:space="preserve"> changes in the conformational equilibrium </w:t>
      </w:r>
      <w:r w:rsidR="002A4417">
        <w:rPr>
          <w:rFonts w:cs="Arial"/>
        </w:rPr>
        <w:t xml:space="preserve">of the domain </w:t>
      </w:r>
      <w:r w:rsidR="001D7DBE">
        <w:rPr>
          <w:rFonts w:cs="Arial"/>
        </w:rPr>
        <w:t>which allow</w:t>
      </w:r>
      <w:r w:rsidR="004D7AEB">
        <w:rPr>
          <w:rFonts w:cs="Arial"/>
        </w:rPr>
        <w:t>s</w:t>
      </w:r>
      <w:r w:rsidR="001D7DBE">
        <w:rPr>
          <w:rFonts w:cs="Arial"/>
        </w:rPr>
        <w:t xml:space="preserve"> </w:t>
      </w:r>
      <w:r w:rsidR="002A4417">
        <w:rPr>
          <w:rFonts w:cs="Arial"/>
        </w:rPr>
        <w:t>interaction</w:t>
      </w:r>
      <w:r w:rsidR="001D7DBE">
        <w:rPr>
          <w:rFonts w:cs="Arial"/>
        </w:rPr>
        <w:t xml:space="preserve"> </w:t>
      </w:r>
      <w:r w:rsidR="00D27B00">
        <w:rPr>
          <w:rFonts w:cs="Arial"/>
        </w:rPr>
        <w:t xml:space="preserve">with </w:t>
      </w:r>
      <w:r w:rsidR="001D7DBE">
        <w:rPr>
          <w:rFonts w:cs="Arial"/>
        </w:rPr>
        <w:t xml:space="preserve">switch </w:t>
      </w:r>
      <w:r w:rsidR="004864B1">
        <w:rPr>
          <w:rFonts w:cs="Arial"/>
        </w:rPr>
        <w:t>peptide</w:t>
      </w:r>
      <w:r w:rsidR="004440B6">
        <w:rPr>
          <w:rFonts w:cs="Arial"/>
        </w:rPr>
        <w:t xml:space="preserve"> or switch region</w:t>
      </w:r>
      <w:r w:rsidR="001D7DBE">
        <w:rPr>
          <w:rFonts w:cs="Arial"/>
        </w:rPr>
        <w:t xml:space="preserve"> of </w:t>
      </w:r>
      <w:proofErr w:type="spellStart"/>
      <w:r w:rsidR="001D7DBE">
        <w:rPr>
          <w:rFonts w:cs="Arial"/>
        </w:rPr>
        <w:t>cTnI</w:t>
      </w:r>
      <w:proofErr w:type="spellEnd"/>
      <w:r w:rsidR="004864B1">
        <w:rPr>
          <w:rFonts w:cs="Arial"/>
        </w:rPr>
        <w:t xml:space="preserve"> (</w:t>
      </w:r>
      <w:proofErr w:type="spellStart"/>
      <w:r w:rsidR="004864B1">
        <w:rPr>
          <w:rFonts w:cs="Arial"/>
        </w:rPr>
        <w:t>cTnI</w:t>
      </w:r>
      <w:r w:rsidR="004864B1" w:rsidRPr="004864B1">
        <w:rPr>
          <w:rFonts w:cs="Arial"/>
          <w:vertAlign w:val="subscript"/>
        </w:rPr>
        <w:t>SP</w:t>
      </w:r>
      <w:proofErr w:type="spellEnd"/>
      <w:r w:rsidR="004864B1">
        <w:rPr>
          <w:rFonts w:cs="Arial"/>
        </w:rPr>
        <w:t>)</w:t>
      </w:r>
      <w:r w:rsidR="0003437E">
        <w:rPr>
          <w:rFonts w:cs="Arial"/>
        </w:rPr>
        <w:t xml:space="preserve">. </w:t>
      </w:r>
      <w:commentRangeStart w:id="6"/>
      <w:r w:rsidR="00C61108">
        <w:rPr>
          <w:rFonts w:cs="Arial"/>
        </w:rPr>
        <w:t xml:space="preserve">Recent advance in </w:t>
      </w:r>
      <w:r w:rsidR="00C00C71">
        <w:rPr>
          <w:rFonts w:cs="Arial"/>
        </w:rPr>
        <w:t>c</w:t>
      </w:r>
      <w:r w:rsidR="00C61108">
        <w:rPr>
          <w:rFonts w:cs="Arial"/>
        </w:rPr>
        <w:t>ryo-electron microscopy of isolated thin filament</w:t>
      </w:r>
      <w:r w:rsidR="00BD64B4">
        <w:rPr>
          <w:rFonts w:cs="Arial"/>
        </w:rPr>
        <w:t>s</w:t>
      </w:r>
      <w:r w:rsidR="00C61108">
        <w:rPr>
          <w:rFonts w:cs="Arial"/>
        </w:rPr>
        <w:t xml:space="preserve"> have allowed to characterize the </w:t>
      </w:r>
      <w:r w:rsidR="00D27B00">
        <w:rPr>
          <w:rFonts w:cs="Arial"/>
        </w:rPr>
        <w:t xml:space="preserve">subsequent </w:t>
      </w:r>
      <w:r w:rsidR="00C61108">
        <w:rPr>
          <w:rFonts w:cs="Arial"/>
        </w:rPr>
        <w:t xml:space="preserve">structural changes </w:t>
      </w:r>
      <w:r w:rsidR="00363660">
        <w:rPr>
          <w:rFonts w:cs="Arial"/>
        </w:rPr>
        <w:t>at</w:t>
      </w:r>
      <w:r w:rsidR="009733C2">
        <w:rPr>
          <w:rFonts w:cs="Arial"/>
        </w:rPr>
        <w:t xml:space="preserve"> the molecular level </w:t>
      </w:r>
      <w:r w:rsidR="00D3632F">
        <w:rPr>
          <w:rFonts w:cs="Arial"/>
        </w:rPr>
        <w:t xml:space="preserve">and demonstrated that the </w:t>
      </w:r>
      <w:r w:rsidR="00DB6429">
        <w:rPr>
          <w:rFonts w:cs="Arial"/>
        </w:rPr>
        <w:t>Ca</w:t>
      </w:r>
      <w:r w:rsidR="00DB6429" w:rsidRPr="00DB6429">
        <w:rPr>
          <w:rFonts w:cs="Arial"/>
          <w:vertAlign w:val="superscript"/>
        </w:rPr>
        <w:t>2+</w:t>
      </w:r>
      <w:r w:rsidR="00DB6429">
        <w:rPr>
          <w:rFonts w:cs="Arial"/>
        </w:rPr>
        <w:t xml:space="preserve">-dependent </w:t>
      </w:r>
      <w:r w:rsidR="00D3632F">
        <w:rPr>
          <w:rFonts w:cs="Arial"/>
        </w:rPr>
        <w:t>association of</w:t>
      </w:r>
      <w:r w:rsidR="00BD64B4">
        <w:rPr>
          <w:rFonts w:cs="Arial"/>
        </w:rPr>
        <w:t xml:space="preserve"> </w:t>
      </w:r>
      <w:proofErr w:type="spellStart"/>
      <w:r w:rsidR="00BD64B4">
        <w:rPr>
          <w:rFonts w:cs="Arial"/>
        </w:rPr>
        <w:t>NcTnC</w:t>
      </w:r>
      <w:proofErr w:type="spellEnd"/>
      <w:r w:rsidR="00BD64B4">
        <w:rPr>
          <w:rFonts w:cs="Arial"/>
        </w:rPr>
        <w:t xml:space="preserve"> and </w:t>
      </w:r>
      <w:proofErr w:type="spellStart"/>
      <w:r w:rsidR="00BD64B4">
        <w:rPr>
          <w:rFonts w:cs="Arial"/>
        </w:rPr>
        <w:t>cTnI</w:t>
      </w:r>
      <w:r w:rsidR="00BD64B4" w:rsidRPr="0046245D">
        <w:rPr>
          <w:rFonts w:cs="Arial"/>
          <w:vertAlign w:val="subscript"/>
        </w:rPr>
        <w:t>SP</w:t>
      </w:r>
      <w:proofErr w:type="spellEnd"/>
      <w:r w:rsidR="00BD64B4">
        <w:rPr>
          <w:rFonts w:cs="Arial"/>
        </w:rPr>
        <w:t xml:space="preserve"> remove</w:t>
      </w:r>
      <w:r w:rsidR="000916E3">
        <w:rPr>
          <w:rFonts w:cs="Arial"/>
        </w:rPr>
        <w:t>s</w:t>
      </w:r>
      <w:r w:rsidR="00BD64B4">
        <w:rPr>
          <w:rFonts w:cs="Arial"/>
        </w:rPr>
        <w:t xml:space="preserve"> the </w:t>
      </w:r>
      <w:r w:rsidR="000A6E3A">
        <w:rPr>
          <w:rFonts w:cs="Arial"/>
        </w:rPr>
        <w:t xml:space="preserve">inhibitory region and the </w:t>
      </w:r>
      <w:r w:rsidR="00BD64B4">
        <w:rPr>
          <w:rFonts w:cs="Arial"/>
        </w:rPr>
        <w:t>C-terminal tail of troponin I</w:t>
      </w:r>
      <w:r w:rsidR="002426EF">
        <w:rPr>
          <w:rFonts w:cs="Arial"/>
        </w:rPr>
        <w:t xml:space="preserve"> of actin and tropomyosin</w:t>
      </w:r>
      <w:r w:rsidR="000A6E3A">
        <w:rPr>
          <w:rFonts w:cs="Arial"/>
        </w:rPr>
        <w:t>, activating the thin filament</w:t>
      </w:r>
      <w:r w:rsidR="00C00C71">
        <w:rPr>
          <w:rFonts w:cs="Arial"/>
        </w:rPr>
        <w:t xml:space="preserve"> </w:t>
      </w:r>
      <w:r w:rsidR="00C00C71">
        <w:rPr>
          <w:rFonts w:cs="Arial"/>
        </w:rPr>
        <w:fldChar w:fldCharType="begin">
          <w:fldData xml:space="preserve">PEVuZE5vdGU+PENpdGU+PEF1dGhvcj5ZYW1hZGE8L0F1dGhvcj48WWVhcj4yMDIwPC9ZZWFyPjxS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</w:fldData>
        </w:fldChar>
      </w:r>
      <w:r w:rsidR="000348DA">
        <w:rPr>
          <w:rFonts w:cs="Arial"/>
        </w:rPr>
        <w:instrText xml:space="preserve"> ADDIN EN.CITE </w:instrText>
      </w:r>
      <w:r w:rsidR="000348DA">
        <w:rPr>
          <w:rFonts w:cs="Arial"/>
        </w:rPr>
        <w:fldChar w:fldCharType="begin">
          <w:fldData xml:space="preserve">PEVuZE5vdGU+PENpdGU+PEF1dGhvcj5ZYW1hZGE8L0F1dGhvcj48WWVhcj4yMDIwPC9ZZWFyPjxS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</w:fldData>
        </w:fldChar>
      </w:r>
      <w:r w:rsidR="000348DA">
        <w:rPr>
          <w:rFonts w:cs="Arial"/>
        </w:rPr>
        <w:instrText xml:space="preserve"> ADDIN EN.CITE.DATA </w:instrText>
      </w:r>
      <w:r w:rsidR="000348DA">
        <w:rPr>
          <w:rFonts w:cs="Arial"/>
        </w:rPr>
      </w:r>
      <w:r w:rsidR="000348DA">
        <w:rPr>
          <w:rFonts w:cs="Arial"/>
        </w:rPr>
        <w:fldChar w:fldCharType="end"/>
      </w:r>
      <w:r w:rsidR="00C00C71">
        <w:rPr>
          <w:rFonts w:cs="Arial"/>
        </w:rPr>
      </w:r>
      <w:r w:rsidR="00C00C71">
        <w:rPr>
          <w:rFonts w:cs="Arial"/>
        </w:rPr>
        <w:fldChar w:fldCharType="separate"/>
      </w:r>
      <w:r w:rsidR="000348DA">
        <w:rPr>
          <w:rFonts w:cs="Arial"/>
          <w:noProof/>
        </w:rPr>
        <w:t>(15)</w:t>
      </w:r>
      <w:r w:rsidR="00C00C71">
        <w:rPr>
          <w:rFonts w:cs="Arial"/>
        </w:rPr>
        <w:fldChar w:fldCharType="end"/>
      </w:r>
      <w:commentRangeEnd w:id="6"/>
      <w:r w:rsidR="00773356">
        <w:rPr>
          <w:rStyle w:val="CommentReference"/>
        </w:rPr>
        <w:commentReference w:id="6"/>
      </w:r>
      <w:r w:rsidR="000A6E3A">
        <w:rPr>
          <w:rFonts w:cs="Arial"/>
        </w:rPr>
        <w:t>.</w:t>
      </w:r>
    </w:p>
    <w:p w14:paraId="6C1030B2" w14:textId="22A3D8B1" w:rsidR="00E018AC" w:rsidRDefault="00736456" w:rsidP="00113517">
      <w:pPr>
        <w:spacing w:line="276" w:lineRule="auto"/>
        <w:rPr>
          <w:rFonts w:cs="Arial"/>
        </w:rPr>
      </w:pPr>
      <w:r>
        <w:rPr>
          <w:rFonts w:cs="Arial"/>
        </w:rPr>
        <w:t xml:space="preserve">It follows that </w:t>
      </w:r>
      <w:r w:rsidR="00113517">
        <w:rPr>
          <w:rFonts w:cs="Arial"/>
        </w:rPr>
        <w:t xml:space="preserve">the structural OFF/ON transition </w:t>
      </w:r>
      <w:r w:rsidR="00FF7DB4">
        <w:rPr>
          <w:rFonts w:cs="Arial"/>
        </w:rPr>
        <w:t>of</w:t>
      </w:r>
      <w:r w:rsidR="00113517">
        <w:rPr>
          <w:rFonts w:cs="Arial"/>
        </w:rPr>
        <w:t xml:space="preserve"> the cardiac thin filaments </w:t>
      </w:r>
      <w:r w:rsidR="00EA3D83">
        <w:rPr>
          <w:rFonts w:cs="Arial"/>
        </w:rPr>
        <w:t xml:space="preserve">controlled by </w:t>
      </w:r>
      <w:proofErr w:type="spellStart"/>
      <w:r w:rsidR="00EA3D83">
        <w:rPr>
          <w:rFonts w:cs="Arial"/>
        </w:rPr>
        <w:t>cTnC-cTnI</w:t>
      </w:r>
      <w:proofErr w:type="spellEnd"/>
      <w:r w:rsidR="00EA3D83">
        <w:rPr>
          <w:rFonts w:cs="Arial"/>
        </w:rPr>
        <w:t xml:space="preserve"> interactions </w:t>
      </w:r>
      <w:r w:rsidR="00113517">
        <w:rPr>
          <w:rFonts w:cs="Arial"/>
        </w:rPr>
        <w:t>is</w:t>
      </w:r>
      <w:r w:rsidR="004B3435">
        <w:rPr>
          <w:rFonts w:cs="Arial"/>
        </w:rPr>
        <w:t xml:space="preserve"> </w:t>
      </w:r>
      <w:r w:rsidR="00113517">
        <w:rPr>
          <w:rFonts w:cs="Arial"/>
        </w:rPr>
        <w:t>a potential</w:t>
      </w:r>
      <w:ins w:id="7" w:author="Kenneth Campbell" w:date="2022-08-14T16:17:00Z">
        <w:r w:rsidR="00773356">
          <w:rPr>
            <w:rFonts w:cs="Arial"/>
          </w:rPr>
          <w:t>ly</w:t>
        </w:r>
      </w:ins>
      <w:r w:rsidR="00113517">
        <w:rPr>
          <w:rFonts w:cs="Arial"/>
        </w:rPr>
        <w:t xml:space="preserve"> </w:t>
      </w:r>
      <w:r w:rsidR="009733C2">
        <w:rPr>
          <w:rFonts w:cs="Arial"/>
        </w:rPr>
        <w:t xml:space="preserve">important </w:t>
      </w:r>
      <w:r w:rsidR="00113517">
        <w:rPr>
          <w:rFonts w:cs="Arial"/>
        </w:rPr>
        <w:t>therapeutic targe</w:t>
      </w:r>
      <w:r w:rsidR="00680393">
        <w:rPr>
          <w:rFonts w:cs="Arial"/>
        </w:rPr>
        <w:t>t</w:t>
      </w:r>
      <w:r w:rsidR="00113517">
        <w:rPr>
          <w:rFonts w:cs="Arial"/>
        </w:rPr>
        <w:t xml:space="preserve"> for the development of compounds with either activating (</w:t>
      </w:r>
      <w:del w:id="8" w:author="Kenneth Campbell" w:date="2022-08-14T16:18:00Z">
        <w:r w:rsidR="00113517" w:rsidDel="00773356">
          <w:rPr>
            <w:rFonts w:cs="Arial"/>
          </w:rPr>
          <w:delText xml:space="preserve">or </w:delText>
        </w:r>
      </w:del>
      <w:r w:rsidR="00113517">
        <w:rPr>
          <w:rFonts w:cs="Arial"/>
        </w:rPr>
        <w:t xml:space="preserve">inotropic) </w:t>
      </w:r>
      <w:ins w:id="9" w:author="Kenneth Campbell" w:date="2022-08-14T16:18:00Z">
        <w:r w:rsidR="00773356">
          <w:rPr>
            <w:rFonts w:cs="Arial"/>
          </w:rPr>
          <w:t>or</w:t>
        </w:r>
      </w:ins>
      <w:del w:id="10" w:author="Kenneth Campbell" w:date="2022-08-14T16:18:00Z">
        <w:r w:rsidR="00113517" w:rsidDel="00773356">
          <w:rPr>
            <w:rFonts w:cs="Arial"/>
          </w:rPr>
          <w:delText>and</w:delText>
        </w:r>
      </w:del>
      <w:r w:rsidR="00113517">
        <w:rPr>
          <w:rFonts w:cs="Arial"/>
        </w:rPr>
        <w:t xml:space="preserve"> inhibiting (</w:t>
      </w:r>
      <w:proofErr w:type="spellStart"/>
      <w:del w:id="11" w:author="Kenneth Campbell" w:date="2022-08-14T16:18:00Z">
        <w:r w:rsidR="00113517" w:rsidDel="00773356">
          <w:rPr>
            <w:rFonts w:cs="Arial"/>
          </w:rPr>
          <w:delText xml:space="preserve">or </w:delText>
        </w:r>
      </w:del>
      <w:r w:rsidR="00113517">
        <w:rPr>
          <w:rFonts w:cs="Arial"/>
        </w:rPr>
        <w:t>lusitropic</w:t>
      </w:r>
      <w:proofErr w:type="spellEnd"/>
      <w:r w:rsidR="00113517">
        <w:rPr>
          <w:rFonts w:cs="Arial"/>
        </w:rPr>
        <w:t>) properties</w:t>
      </w:r>
      <w:r w:rsidR="00BC2916">
        <w:rPr>
          <w:rFonts w:cs="Arial"/>
        </w:rPr>
        <w:t>. Such therapeutic interventions</w:t>
      </w:r>
      <w:r w:rsidR="00113517">
        <w:rPr>
          <w:rFonts w:cs="Arial"/>
        </w:rPr>
        <w:t xml:space="preserve"> would avoid unwanted </w:t>
      </w:r>
      <w:r w:rsidR="008B541E">
        <w:rPr>
          <w:rFonts w:cs="Arial"/>
        </w:rPr>
        <w:t>side effects</w:t>
      </w:r>
      <w:r w:rsidR="00113517">
        <w:rPr>
          <w:rFonts w:cs="Arial"/>
        </w:rPr>
        <w:t xml:space="preserve"> assoc</w:t>
      </w:r>
      <w:r w:rsidR="008B541E">
        <w:rPr>
          <w:rFonts w:cs="Arial"/>
        </w:rPr>
        <w:t>ia</w:t>
      </w:r>
      <w:r w:rsidR="00113517">
        <w:rPr>
          <w:rFonts w:cs="Arial"/>
        </w:rPr>
        <w:t xml:space="preserve">ted with </w:t>
      </w:r>
      <w:r w:rsidR="008B541E">
        <w:rPr>
          <w:rFonts w:cs="Arial"/>
        </w:rPr>
        <w:t>traditional therapies targeting</w:t>
      </w:r>
      <w:r w:rsidR="00D62866">
        <w:rPr>
          <w:rFonts w:cs="Arial"/>
        </w:rPr>
        <w:t xml:space="preserve"> either</w:t>
      </w:r>
      <w:r w:rsidR="008B541E">
        <w:rPr>
          <w:rFonts w:cs="Arial"/>
        </w:rPr>
        <w:t xml:space="preserve"> the intra-cellular calcium flux or </w:t>
      </w:r>
      <w:r w:rsidR="0046245D">
        <w:rPr>
          <w:rFonts w:cs="Arial"/>
        </w:rPr>
        <w:t>signaling pathways</w:t>
      </w:r>
      <w:r w:rsidR="000E48A2">
        <w:rPr>
          <w:rFonts w:cs="Arial"/>
        </w:rPr>
        <w:t xml:space="preserve"> </w:t>
      </w:r>
      <w:r w:rsidR="000E48A2">
        <w:rPr>
          <w:rFonts w:cs="Arial"/>
        </w:rPr>
        <w:fldChar w:fldCharType="begin">
          <w:fldData xml:space="preserve">PEVuZE5vdGU+PENpdGU+PEF1dGhvcj5HaGlvbnpvbGk8L0F1dGhvcj48WWVhcj4yMDIyPC9ZZWFy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</w:fldData>
        </w:fldChar>
      </w:r>
      <w:r w:rsidR="000348DA">
        <w:rPr>
          <w:rFonts w:cs="Arial"/>
        </w:rPr>
        <w:instrText xml:space="preserve"> ADDIN EN.CITE </w:instrText>
      </w:r>
      <w:r w:rsidR="000348DA">
        <w:rPr>
          <w:rFonts w:cs="Arial"/>
        </w:rPr>
        <w:fldChar w:fldCharType="begin">
          <w:fldData xml:space="preserve">PEVuZE5vdGU+PENpdGU+PEF1dGhvcj5HaGlvbnpvbGk8L0F1dGhvcj48WWVhcj4yMDIyPC9ZZWFy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</w:fldData>
        </w:fldChar>
      </w:r>
      <w:r w:rsidR="000348DA">
        <w:rPr>
          <w:rFonts w:cs="Arial"/>
        </w:rPr>
        <w:instrText xml:space="preserve"> ADDIN EN.CITE.DATA </w:instrText>
      </w:r>
      <w:r w:rsidR="000348DA">
        <w:rPr>
          <w:rFonts w:cs="Arial"/>
        </w:rPr>
      </w:r>
      <w:r w:rsidR="000348DA">
        <w:rPr>
          <w:rFonts w:cs="Arial"/>
        </w:rPr>
        <w:fldChar w:fldCharType="end"/>
      </w:r>
      <w:r w:rsidR="000E48A2">
        <w:rPr>
          <w:rFonts w:cs="Arial"/>
        </w:rPr>
      </w:r>
      <w:r w:rsidR="000E48A2">
        <w:rPr>
          <w:rFonts w:cs="Arial"/>
        </w:rPr>
        <w:fldChar w:fldCharType="separate"/>
      </w:r>
      <w:r w:rsidR="000348DA">
        <w:rPr>
          <w:rFonts w:cs="Arial"/>
          <w:noProof/>
        </w:rPr>
        <w:t>(16)</w:t>
      </w:r>
      <w:r w:rsidR="000E48A2">
        <w:rPr>
          <w:rFonts w:cs="Arial"/>
        </w:rPr>
        <w:fldChar w:fldCharType="end"/>
      </w:r>
      <w:r w:rsidR="0046245D">
        <w:rPr>
          <w:rFonts w:cs="Arial"/>
        </w:rPr>
        <w:t>.</w:t>
      </w:r>
      <w:r w:rsidR="00D62866">
        <w:rPr>
          <w:rFonts w:cs="Arial"/>
        </w:rPr>
        <w:t xml:space="preserve"> However, </w:t>
      </w:r>
      <w:r w:rsidR="00553DF4">
        <w:rPr>
          <w:rFonts w:cs="Arial"/>
        </w:rPr>
        <w:t xml:space="preserve">the </w:t>
      </w:r>
      <w:r w:rsidR="00D62866">
        <w:rPr>
          <w:rFonts w:cs="Arial"/>
        </w:rPr>
        <w:t xml:space="preserve">development of </w:t>
      </w:r>
      <w:r w:rsidR="006E699F">
        <w:rPr>
          <w:rFonts w:cs="Arial"/>
        </w:rPr>
        <w:t xml:space="preserve">effective </w:t>
      </w:r>
      <w:r w:rsidR="00D62866">
        <w:rPr>
          <w:rFonts w:cs="Arial"/>
        </w:rPr>
        <w:t xml:space="preserve">thin filament directed </w:t>
      </w:r>
      <w:r w:rsidR="003C7891">
        <w:rPr>
          <w:rFonts w:cs="Arial"/>
        </w:rPr>
        <w:t>small molecule effectors has been</w:t>
      </w:r>
      <w:r w:rsidR="00BD2BE5">
        <w:rPr>
          <w:rFonts w:cs="Arial"/>
        </w:rPr>
        <w:t xml:space="preserve"> largely</w:t>
      </w:r>
      <w:r w:rsidR="003C7891">
        <w:rPr>
          <w:rFonts w:cs="Arial"/>
        </w:rPr>
        <w:t xml:space="preserve"> impeded by incomplete understanding of </w:t>
      </w:r>
      <w:r w:rsidR="001B16A9">
        <w:rPr>
          <w:rFonts w:cs="Arial"/>
        </w:rPr>
        <w:t xml:space="preserve">the </w:t>
      </w:r>
      <w:r w:rsidR="003C7891">
        <w:rPr>
          <w:rFonts w:cs="Arial"/>
        </w:rPr>
        <w:t>myofilament structure-func</w:t>
      </w:r>
      <w:r w:rsidR="002801DB">
        <w:rPr>
          <w:rFonts w:cs="Arial"/>
        </w:rPr>
        <w:t>t</w:t>
      </w:r>
      <w:r w:rsidR="003C7891">
        <w:rPr>
          <w:rFonts w:cs="Arial"/>
        </w:rPr>
        <w:t>ion relationship</w:t>
      </w:r>
      <w:r w:rsidR="003B36F2">
        <w:rPr>
          <w:rFonts w:cs="Arial"/>
        </w:rPr>
        <w:t xml:space="preserve"> </w:t>
      </w:r>
      <w:r w:rsidR="00CB5BAE">
        <w:rPr>
          <w:rFonts w:cs="Arial"/>
        </w:rPr>
        <w:t xml:space="preserve">at the molecular level </w:t>
      </w:r>
      <w:r w:rsidR="003B36F2">
        <w:rPr>
          <w:rFonts w:cs="Arial"/>
        </w:rPr>
        <w:t>and screening assays that accurately reproduce this functi</w:t>
      </w:r>
      <w:r w:rsidR="00ED2278">
        <w:rPr>
          <w:rFonts w:cs="Arial"/>
        </w:rPr>
        <w:t>on</w:t>
      </w:r>
      <w:r w:rsidR="00B242E0">
        <w:rPr>
          <w:rFonts w:cs="Arial"/>
        </w:rPr>
        <w:t xml:space="preserve"> in</w:t>
      </w:r>
      <w:r w:rsidR="001B16A9">
        <w:rPr>
          <w:rFonts w:cs="Arial"/>
        </w:rPr>
        <w:t>-</w:t>
      </w:r>
      <w:r w:rsidR="00B242E0">
        <w:rPr>
          <w:rFonts w:cs="Arial"/>
        </w:rPr>
        <w:t>vitro</w:t>
      </w:r>
      <w:r w:rsidR="00ED2278">
        <w:rPr>
          <w:rFonts w:cs="Arial"/>
        </w:rPr>
        <w:t>.</w:t>
      </w:r>
      <w:r w:rsidR="00BB23F5">
        <w:rPr>
          <w:rFonts w:cs="Arial"/>
        </w:rPr>
        <w:t xml:space="preserve"> </w:t>
      </w:r>
      <w:r w:rsidR="00A84987">
        <w:rPr>
          <w:rFonts w:cs="Arial"/>
        </w:rPr>
        <w:t>In fact</w:t>
      </w:r>
      <w:r w:rsidR="00A06016">
        <w:rPr>
          <w:rFonts w:cs="Arial"/>
        </w:rPr>
        <w:t>,</w:t>
      </w:r>
      <w:r w:rsidR="000B2293">
        <w:rPr>
          <w:rFonts w:cs="Arial"/>
        </w:rPr>
        <w:t xml:space="preserve"> the majority of currently available small molecule effectors that target </w:t>
      </w:r>
      <w:proofErr w:type="spellStart"/>
      <w:r w:rsidR="002C79B6">
        <w:rPr>
          <w:rFonts w:cs="Arial"/>
        </w:rPr>
        <w:t>cTnC</w:t>
      </w:r>
      <w:proofErr w:type="spellEnd"/>
      <w:r w:rsidR="0075287C">
        <w:rPr>
          <w:rFonts w:cs="Arial"/>
        </w:rPr>
        <w:t xml:space="preserve"> </w:t>
      </w:r>
      <w:r w:rsidR="000B2293">
        <w:rPr>
          <w:rFonts w:cs="Arial"/>
        </w:rPr>
        <w:t>were either identified by homology to other calcium binding proteins of the EF-hand family</w:t>
      </w:r>
      <w:r w:rsidR="002B2F23">
        <w:rPr>
          <w:rFonts w:cs="Arial"/>
        </w:rPr>
        <w:t xml:space="preserve"> </w:t>
      </w:r>
      <w:r w:rsidR="008C7FA1">
        <w:rPr>
          <w:rFonts w:cs="Arial"/>
        </w:rPr>
        <w:t xml:space="preserve">such as calmodulin </w:t>
      </w:r>
      <w:r w:rsidR="00FD12BC">
        <w:rPr>
          <w:rFonts w:cs="Arial"/>
        </w:rPr>
        <w:fldChar w:fldCharType="begin"/>
      </w:r>
      <w:r w:rsidR="000348DA">
        <w:rPr>
          <w:rFonts w:cs="Arial"/>
        </w:rPr>
        <w:instrText xml:space="preserve"> ADDIN EN.CITE &lt;EndNote&gt;&lt;Cite&gt;&lt;Author&gt;Silver&lt;/Author&gt;&lt;Year&gt;1986&lt;/Year&gt;&lt;RecNum&gt;4437&lt;/RecNum&gt;&lt;DisplayText&gt;(17)&lt;/DisplayText&gt;&lt;record&gt;&lt;rec-number&gt;4437&lt;/rec-number&gt;&lt;foreign-keys&gt;&lt;key app="EN" db-id="srt5vrexh90wrre2d0ovf9zze559pfrxweer" timestamp="1586528977"&gt;4437&lt;/key&gt;&lt;/foreign-keys&gt;&lt;ref-type name="Journal Article"&gt;17&lt;/ref-type&gt;&lt;contributors&gt;&lt;authors&gt;&lt;author&gt;Silver, P. J.&lt;/author&gt;&lt;author&gt;Pinto, P. B.&lt;/author&gt;&lt;author&gt;Dachiw, J.&lt;/author&gt;&lt;/authors&gt;&lt;/contributors&gt;&lt;titles&gt;&lt;title&gt;Modulation of vascular and cardiac contractile protein regulatory mechanisms by calmodulin inhibitors and related compounds&lt;/title&gt;&lt;secondary-title&gt;Biochem Pharmacol&lt;/secondary-title&gt;&lt;/titles&gt;&lt;periodical&gt;&lt;full-title&gt;Biochem Pharmacol&lt;/full-title&gt;&lt;/periodical&gt;&lt;pages&gt;2545-51&lt;/pages&gt;&lt;volume&gt;35&lt;/volume&gt;&lt;number&gt;15&lt;/number&gt;&lt;edition&gt;1986/08/01&lt;/edition&gt;&lt;keywords&gt;&lt;keyword&gt;Adenosine Triphosphatases/analysis&lt;/keyword&gt;&lt;keyword&gt;Animals&lt;/keyword&gt;&lt;keyword&gt;Anti-Arrhythmia Agents/pharmacology&lt;/keyword&gt;&lt;keyword&gt;Antidepressive Agents/pharmacology&lt;/keyword&gt;&lt;keyword&gt;Calcium/pharmacology&lt;/keyword&gt;&lt;keyword&gt;Calmodulin/*antagonists &amp;amp; inhibitors&lt;/keyword&gt;&lt;keyword&gt;Cattle&lt;/keyword&gt;&lt;keyword&gt;Contractile Proteins/*metabolism&lt;/keyword&gt;&lt;keyword&gt;Dogs&lt;/keyword&gt;&lt;keyword&gt;Muscle, Smooth, Vascular/*metabolism&lt;/keyword&gt;&lt;keyword&gt;Myocardium/*metabolism&lt;/keyword&gt;&lt;keyword&gt;Myofibrils/enzymology&lt;/keyword&gt;&lt;keyword&gt;Myosins/metabolism&lt;/keyword&gt;&lt;keyword&gt;Phosphorylation&lt;/keyword&gt;&lt;keyword&gt;Psychotropic Drugs/pharmacology&lt;/keyword&gt;&lt;keyword&gt;Structure-Activity Relationship&lt;/keyword&gt;&lt;keyword&gt;Troponin/pharmacology&lt;/keyword&gt;&lt;keyword&gt;Troponin C&lt;/keyword&gt;&lt;/keywords&gt;&lt;dates&gt;&lt;year&gt;1986&lt;/year&gt;&lt;pub-dates&gt;&lt;date&gt;Aug 1&lt;/date&gt;&lt;/pub-dates&gt;&lt;/dates&gt;&lt;isbn&gt;0006-2952 (Print)&amp;#xD;0006-2952 (Linking)&lt;/isbn&gt;&lt;accession-num&gt;2943284&lt;/accession-num&gt;&lt;urls&gt;&lt;related-urls&gt;&lt;url&gt;https://www.ncbi.nlm.nih.gov/pubmed/2943284&lt;/url&gt;&lt;url&gt;https://www.sciencedirect.com/science/article/abs/pii/0006295286900523?via%3Dihub&lt;/url&gt;&lt;/related-urls&gt;&lt;/urls&gt;&lt;electronic-resource-num&gt;10.1016/0006-2952(86)90052-3&lt;/electronic-resource-num&gt;&lt;/record&gt;&lt;/Cite&gt;&lt;/EndNote&gt;</w:instrText>
      </w:r>
      <w:r w:rsidR="00FD12BC">
        <w:rPr>
          <w:rFonts w:cs="Arial"/>
        </w:rPr>
        <w:fldChar w:fldCharType="separate"/>
      </w:r>
      <w:r w:rsidR="000348DA">
        <w:rPr>
          <w:rFonts w:cs="Arial"/>
          <w:noProof/>
        </w:rPr>
        <w:t>(17)</w:t>
      </w:r>
      <w:r w:rsidR="00FD12BC">
        <w:rPr>
          <w:rFonts w:cs="Arial"/>
        </w:rPr>
        <w:fldChar w:fldCharType="end"/>
      </w:r>
      <w:r w:rsidR="000B2293">
        <w:rPr>
          <w:rFonts w:cs="Arial"/>
        </w:rPr>
        <w:t xml:space="preserve">, or via </w:t>
      </w:r>
      <w:r w:rsidR="00253EFC">
        <w:rPr>
          <w:rFonts w:cs="Arial"/>
        </w:rPr>
        <w:t>phenotypical screenings</w:t>
      </w:r>
      <w:r w:rsidR="00CC50DA">
        <w:rPr>
          <w:rFonts w:cs="Arial"/>
        </w:rPr>
        <w:t xml:space="preserve"> </w:t>
      </w:r>
      <w:r w:rsidR="005719EA">
        <w:rPr>
          <w:rFonts w:cs="Arial"/>
        </w:rPr>
        <w:fldChar w:fldCharType="begin">
          <w:fldData xml:space="preserve">PEVuZE5vdGU+PENpdGU+PEF1dGhvcj5IZTwvQXV0aG9yPjxZZWFyPjIwMjI8L1llYXI+PFJlY051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</w:fldData>
        </w:fldChar>
      </w:r>
      <w:r w:rsidR="000348DA">
        <w:rPr>
          <w:rFonts w:cs="Arial"/>
        </w:rPr>
        <w:instrText xml:space="preserve"> ADDIN EN.CITE </w:instrText>
      </w:r>
      <w:r w:rsidR="000348DA">
        <w:rPr>
          <w:rFonts w:cs="Arial"/>
        </w:rPr>
        <w:fldChar w:fldCharType="begin">
          <w:fldData xml:space="preserve">PEVuZE5vdGU+PENpdGU+PEF1dGhvcj5IZTwvQXV0aG9yPjxZZWFyPjIwMjI8L1llYXI+PFJlY051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</w:fldData>
        </w:fldChar>
      </w:r>
      <w:r w:rsidR="000348DA">
        <w:rPr>
          <w:rFonts w:cs="Arial"/>
        </w:rPr>
        <w:instrText xml:space="preserve"> ADDIN EN.CITE.DATA </w:instrText>
      </w:r>
      <w:r w:rsidR="000348DA">
        <w:rPr>
          <w:rFonts w:cs="Arial"/>
        </w:rPr>
      </w:r>
      <w:r w:rsidR="000348DA">
        <w:rPr>
          <w:rFonts w:cs="Arial"/>
        </w:rPr>
        <w:fldChar w:fldCharType="end"/>
      </w:r>
      <w:r w:rsidR="005719EA">
        <w:rPr>
          <w:rFonts w:cs="Arial"/>
        </w:rPr>
      </w:r>
      <w:r w:rsidR="005719EA">
        <w:rPr>
          <w:rFonts w:cs="Arial"/>
        </w:rPr>
        <w:fldChar w:fldCharType="separate"/>
      </w:r>
      <w:r w:rsidR="000348DA">
        <w:rPr>
          <w:rFonts w:cs="Arial"/>
          <w:noProof/>
        </w:rPr>
        <w:t>(18)</w:t>
      </w:r>
      <w:r w:rsidR="005719EA">
        <w:rPr>
          <w:rFonts w:cs="Arial"/>
        </w:rPr>
        <w:fldChar w:fldCharType="end"/>
      </w:r>
      <w:r w:rsidR="007B49B3">
        <w:rPr>
          <w:rFonts w:cs="Arial"/>
        </w:rPr>
        <w:t>.</w:t>
      </w:r>
      <w:r w:rsidR="00A06016">
        <w:rPr>
          <w:rFonts w:cs="Arial"/>
        </w:rPr>
        <w:t xml:space="preserve"> </w:t>
      </w:r>
      <w:r w:rsidR="00E54F2E">
        <w:rPr>
          <w:rFonts w:cs="Arial"/>
        </w:rPr>
        <w:t xml:space="preserve">Not surprisingly, </w:t>
      </w:r>
      <w:r w:rsidR="002C79B6">
        <w:rPr>
          <w:rFonts w:cs="Arial"/>
        </w:rPr>
        <w:t xml:space="preserve">the majority of </w:t>
      </w:r>
      <w:r w:rsidR="00BC3428">
        <w:rPr>
          <w:rFonts w:cs="Arial"/>
        </w:rPr>
        <w:t xml:space="preserve">identified </w:t>
      </w:r>
      <w:r w:rsidR="004A3DBF">
        <w:rPr>
          <w:rFonts w:cs="Arial"/>
        </w:rPr>
        <w:t>small molecules</w:t>
      </w:r>
      <w:r w:rsidR="002C79B6">
        <w:rPr>
          <w:rFonts w:cs="Arial"/>
        </w:rPr>
        <w:t xml:space="preserve"> </w:t>
      </w:r>
      <w:r w:rsidR="00BC3428">
        <w:rPr>
          <w:rFonts w:cs="Arial"/>
        </w:rPr>
        <w:t xml:space="preserve">either </w:t>
      </w:r>
      <w:r w:rsidR="002C79B6">
        <w:rPr>
          <w:rFonts w:cs="Arial"/>
        </w:rPr>
        <w:t xml:space="preserve">bind other </w:t>
      </w:r>
      <w:r w:rsidR="004A3DBF">
        <w:rPr>
          <w:rFonts w:cs="Arial"/>
        </w:rPr>
        <w:t xml:space="preserve">protein </w:t>
      </w:r>
      <w:r w:rsidR="002C79B6">
        <w:rPr>
          <w:rFonts w:cs="Arial"/>
        </w:rPr>
        <w:t>target</w:t>
      </w:r>
      <w:r w:rsidR="004A3DBF">
        <w:rPr>
          <w:rFonts w:cs="Arial"/>
        </w:rPr>
        <w:t>s</w:t>
      </w:r>
      <w:r w:rsidR="002C79B6">
        <w:rPr>
          <w:rFonts w:cs="Arial"/>
        </w:rPr>
        <w:t xml:space="preserve"> with </w:t>
      </w:r>
      <w:r w:rsidR="004A3DBF">
        <w:rPr>
          <w:rFonts w:cs="Arial"/>
        </w:rPr>
        <w:t xml:space="preserve">much higher affinity </w:t>
      </w:r>
      <w:r w:rsidR="003753D9">
        <w:rPr>
          <w:rFonts w:cs="Arial"/>
        </w:rPr>
        <w:t xml:space="preserve">(e.g. EMD 57033 </w:t>
      </w:r>
      <w:r w:rsidR="004A3DBF">
        <w:rPr>
          <w:rFonts w:cs="Arial"/>
        </w:rPr>
        <w:fldChar w:fldCharType="begin">
          <w:fldData xml:space="preserve">PEVuZE5vdGU+PENpdGU+PEF1dGhvcj5SYWRrZTwvQXV0aG9yPjxZZWFyPjIwMTQ8L1llYXI+PFJl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</w:fldData>
        </w:fldChar>
      </w:r>
      <w:r w:rsidR="000348DA">
        <w:rPr>
          <w:rFonts w:cs="Arial"/>
        </w:rPr>
        <w:instrText xml:space="preserve"> ADDIN EN.CITE </w:instrText>
      </w:r>
      <w:r w:rsidR="000348DA">
        <w:rPr>
          <w:rFonts w:cs="Arial"/>
        </w:rPr>
        <w:fldChar w:fldCharType="begin">
          <w:fldData xml:space="preserve">PEVuZE5vdGU+PENpdGU+PEF1dGhvcj5SYWRrZTwvQXV0aG9yPjxZZWFyPjIwMTQ8L1llYXI+PFJl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</w:fldData>
        </w:fldChar>
      </w:r>
      <w:r w:rsidR="000348DA">
        <w:rPr>
          <w:rFonts w:cs="Arial"/>
        </w:rPr>
        <w:instrText xml:space="preserve"> ADDIN EN.CITE.DATA </w:instrText>
      </w:r>
      <w:r w:rsidR="000348DA">
        <w:rPr>
          <w:rFonts w:cs="Arial"/>
        </w:rPr>
      </w:r>
      <w:r w:rsidR="000348DA">
        <w:rPr>
          <w:rFonts w:cs="Arial"/>
        </w:rPr>
        <w:fldChar w:fldCharType="end"/>
      </w:r>
      <w:r w:rsidR="004A3DBF">
        <w:rPr>
          <w:rFonts w:cs="Arial"/>
        </w:rPr>
      </w:r>
      <w:r w:rsidR="004A3DBF">
        <w:rPr>
          <w:rFonts w:cs="Arial"/>
        </w:rPr>
        <w:fldChar w:fldCharType="separate"/>
      </w:r>
      <w:r w:rsidR="000348DA">
        <w:rPr>
          <w:rFonts w:cs="Arial"/>
          <w:noProof/>
        </w:rPr>
        <w:t>(19)</w:t>
      </w:r>
      <w:r w:rsidR="004A3DBF">
        <w:rPr>
          <w:rFonts w:cs="Arial"/>
        </w:rPr>
        <w:fldChar w:fldCharType="end"/>
      </w:r>
      <w:r w:rsidR="007E6EE5">
        <w:rPr>
          <w:rFonts w:cs="Arial"/>
        </w:rPr>
        <w:t>)</w:t>
      </w:r>
      <w:r w:rsidR="009455F6">
        <w:rPr>
          <w:rFonts w:cs="Arial"/>
        </w:rPr>
        <w:t xml:space="preserve"> or are </w:t>
      </w:r>
      <w:r w:rsidR="00BC3428">
        <w:rPr>
          <w:rFonts w:cs="Arial"/>
        </w:rPr>
        <w:t>promiscuous</w:t>
      </w:r>
      <w:r w:rsidR="009455F6">
        <w:rPr>
          <w:rFonts w:cs="Arial"/>
        </w:rPr>
        <w:t xml:space="preserve"> </w:t>
      </w:r>
      <w:r w:rsidR="00BC3428">
        <w:rPr>
          <w:rFonts w:cs="Arial"/>
        </w:rPr>
        <w:t>in vivo</w:t>
      </w:r>
      <w:r w:rsidR="00AF4670">
        <w:rPr>
          <w:rFonts w:cs="Arial"/>
        </w:rPr>
        <w:t xml:space="preserve"> </w:t>
      </w:r>
      <w:r w:rsidR="003753D9">
        <w:rPr>
          <w:rFonts w:cs="Arial"/>
        </w:rPr>
        <w:t xml:space="preserve">(e.g. </w:t>
      </w:r>
      <w:proofErr w:type="spellStart"/>
      <w:r w:rsidR="003753D9">
        <w:rPr>
          <w:rFonts w:cs="Arial"/>
        </w:rPr>
        <w:t>EGCg</w:t>
      </w:r>
      <w:proofErr w:type="spellEnd"/>
      <w:r w:rsidR="000B03F1">
        <w:rPr>
          <w:rFonts w:cs="Arial"/>
        </w:rPr>
        <w:t xml:space="preserve"> </w:t>
      </w:r>
      <w:r w:rsidR="00360ECC">
        <w:rPr>
          <w:rFonts w:cs="Arial"/>
        </w:rPr>
        <w:fldChar w:fldCharType="begin">
          <w:fldData xml:space="preserve">PEVuZE5vdGU+PENpdGU+PEF1dGhvcj5OZWdyaTwvQXV0aG9yPjxZZWFyPjIwMTg8L1llYXI+PFJl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</w:fldData>
        </w:fldChar>
      </w:r>
      <w:r w:rsidR="000348DA">
        <w:rPr>
          <w:rFonts w:cs="Arial"/>
        </w:rPr>
        <w:instrText xml:space="preserve"> ADDIN EN.CITE </w:instrText>
      </w:r>
      <w:r w:rsidR="000348DA">
        <w:rPr>
          <w:rFonts w:cs="Arial"/>
        </w:rPr>
        <w:fldChar w:fldCharType="begin">
          <w:fldData xml:space="preserve">PEVuZE5vdGU+PENpdGU+PEF1dGhvcj5OZWdyaTwvQXV0aG9yPjxZZWFyPjIwMTg8L1llYXI+PFJl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</w:fldData>
        </w:fldChar>
      </w:r>
      <w:r w:rsidR="000348DA">
        <w:rPr>
          <w:rFonts w:cs="Arial"/>
        </w:rPr>
        <w:instrText xml:space="preserve"> ADDIN EN.CITE.DATA </w:instrText>
      </w:r>
      <w:r w:rsidR="000348DA">
        <w:rPr>
          <w:rFonts w:cs="Arial"/>
        </w:rPr>
      </w:r>
      <w:r w:rsidR="000348DA">
        <w:rPr>
          <w:rFonts w:cs="Arial"/>
        </w:rPr>
        <w:fldChar w:fldCharType="end"/>
      </w:r>
      <w:r w:rsidR="00360ECC">
        <w:rPr>
          <w:rFonts w:cs="Arial"/>
        </w:rPr>
      </w:r>
      <w:r w:rsidR="00360ECC">
        <w:rPr>
          <w:rFonts w:cs="Arial"/>
        </w:rPr>
        <w:fldChar w:fldCharType="separate"/>
      </w:r>
      <w:r w:rsidR="000348DA">
        <w:rPr>
          <w:rFonts w:cs="Arial"/>
          <w:noProof/>
        </w:rPr>
        <w:t>(20)</w:t>
      </w:r>
      <w:r w:rsidR="00360ECC">
        <w:rPr>
          <w:rFonts w:cs="Arial"/>
        </w:rPr>
        <w:fldChar w:fldCharType="end"/>
      </w:r>
      <w:r w:rsidR="007E6EE5">
        <w:rPr>
          <w:rFonts w:cs="Arial"/>
        </w:rPr>
        <w:t>)</w:t>
      </w:r>
      <w:r w:rsidR="00BC3428">
        <w:rPr>
          <w:rFonts w:cs="Arial"/>
        </w:rPr>
        <w:t>.</w:t>
      </w:r>
      <w:r w:rsidR="00A5662D">
        <w:rPr>
          <w:rFonts w:cs="Arial"/>
        </w:rPr>
        <w:t xml:space="preserve"> </w:t>
      </w:r>
      <w:r w:rsidR="00B872AF">
        <w:rPr>
          <w:rFonts w:cs="Arial"/>
        </w:rPr>
        <w:t>C</w:t>
      </w:r>
      <w:r w:rsidR="00637B9B">
        <w:rPr>
          <w:rFonts w:cs="Arial"/>
        </w:rPr>
        <w:t xml:space="preserve">urrently </w:t>
      </w:r>
      <w:r w:rsidR="00983563">
        <w:rPr>
          <w:rFonts w:cs="Arial"/>
        </w:rPr>
        <w:t>on</w:t>
      </w:r>
      <w:r w:rsidR="00637B9B">
        <w:rPr>
          <w:rFonts w:cs="Arial"/>
        </w:rPr>
        <w:t>l</w:t>
      </w:r>
      <w:r w:rsidR="00983563">
        <w:rPr>
          <w:rFonts w:cs="Arial"/>
        </w:rPr>
        <w:t xml:space="preserve">y </w:t>
      </w:r>
      <w:proofErr w:type="spellStart"/>
      <w:r w:rsidR="00983563">
        <w:rPr>
          <w:rFonts w:cs="Arial"/>
        </w:rPr>
        <w:t>Levo</w:t>
      </w:r>
      <w:r w:rsidR="00637B9B">
        <w:rPr>
          <w:rFonts w:cs="Arial"/>
        </w:rPr>
        <w:t>sim</w:t>
      </w:r>
      <w:r w:rsidR="004470EB">
        <w:rPr>
          <w:rFonts w:cs="Arial"/>
        </w:rPr>
        <w:t>e</w:t>
      </w:r>
      <w:r w:rsidR="00637B9B">
        <w:rPr>
          <w:rFonts w:cs="Arial"/>
        </w:rPr>
        <w:t>ndan</w:t>
      </w:r>
      <w:proofErr w:type="spellEnd"/>
      <w:r w:rsidR="00E84D96">
        <w:rPr>
          <w:rFonts w:cs="Arial"/>
        </w:rPr>
        <w:t xml:space="preserve">, an </w:t>
      </w:r>
      <w:proofErr w:type="spellStart"/>
      <w:r w:rsidR="00E84D96">
        <w:rPr>
          <w:rFonts w:cs="Arial"/>
        </w:rPr>
        <w:t>NcTnC</w:t>
      </w:r>
      <w:proofErr w:type="spellEnd"/>
      <w:r w:rsidR="00E84D96">
        <w:rPr>
          <w:rFonts w:cs="Arial"/>
        </w:rPr>
        <w:t xml:space="preserve"> agonist,</w:t>
      </w:r>
      <w:r w:rsidR="00983563">
        <w:rPr>
          <w:rFonts w:cs="Arial"/>
        </w:rPr>
        <w:t xml:space="preserve"> is used as part of </w:t>
      </w:r>
      <w:r w:rsidR="00B0252F">
        <w:rPr>
          <w:rFonts w:cs="Arial"/>
        </w:rPr>
        <w:t xml:space="preserve">acute </w:t>
      </w:r>
      <w:r w:rsidR="00983563">
        <w:rPr>
          <w:rFonts w:cs="Arial"/>
        </w:rPr>
        <w:t>heart fai</w:t>
      </w:r>
      <w:r w:rsidR="00637B9B">
        <w:rPr>
          <w:rFonts w:cs="Arial"/>
        </w:rPr>
        <w:t>l</w:t>
      </w:r>
      <w:r w:rsidR="00983563">
        <w:rPr>
          <w:rFonts w:cs="Arial"/>
        </w:rPr>
        <w:t xml:space="preserve">ure therapy </w:t>
      </w:r>
      <w:r w:rsidR="004436A0">
        <w:rPr>
          <w:rFonts w:cs="Arial"/>
        </w:rPr>
        <w:t xml:space="preserve">as </w:t>
      </w:r>
      <w:r w:rsidR="003155E7">
        <w:rPr>
          <w:rFonts w:cs="Arial"/>
        </w:rPr>
        <w:t xml:space="preserve">an </w:t>
      </w:r>
      <w:r w:rsidR="0075287C">
        <w:rPr>
          <w:rFonts w:cs="Arial"/>
        </w:rPr>
        <w:t xml:space="preserve">inotropic support </w:t>
      </w:r>
      <w:r w:rsidR="00983563">
        <w:rPr>
          <w:rFonts w:cs="Arial"/>
        </w:rPr>
        <w:t xml:space="preserve">and even </w:t>
      </w:r>
      <w:r w:rsidR="008C7FA1">
        <w:rPr>
          <w:rFonts w:cs="Arial"/>
        </w:rPr>
        <w:t>in this case</w:t>
      </w:r>
      <w:r w:rsidR="00983563">
        <w:rPr>
          <w:rFonts w:cs="Arial"/>
        </w:rPr>
        <w:t xml:space="preserve"> the molecular </w:t>
      </w:r>
      <w:r w:rsidR="0075287C">
        <w:rPr>
          <w:rFonts w:cs="Arial"/>
        </w:rPr>
        <w:t xml:space="preserve">targets and </w:t>
      </w:r>
      <w:r w:rsidR="00983563">
        <w:rPr>
          <w:rFonts w:cs="Arial"/>
        </w:rPr>
        <w:t>mechanism</w:t>
      </w:r>
      <w:r w:rsidR="0075287C">
        <w:rPr>
          <w:rFonts w:cs="Arial"/>
        </w:rPr>
        <w:t>s</w:t>
      </w:r>
      <w:r w:rsidR="00983563">
        <w:rPr>
          <w:rFonts w:cs="Arial"/>
        </w:rPr>
        <w:t xml:space="preserve"> </w:t>
      </w:r>
      <w:r w:rsidR="00637B9B">
        <w:rPr>
          <w:rFonts w:cs="Arial"/>
        </w:rPr>
        <w:t xml:space="preserve">involved are not fully understood </w:t>
      </w:r>
      <w:r w:rsidR="00637B9B">
        <w:rPr>
          <w:rFonts w:cs="Arial"/>
        </w:rPr>
        <w:fldChar w:fldCharType="begin">
          <w:fldData xml:space="preserve">PEVuZE5vdGU+PENpdGU+PEF1dGhvcj5IYWlrYWxhPC9BdXRob3I+PFllYXI+MTk5NTwvWWVhcj48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</w:fldData>
        </w:fldChar>
      </w:r>
      <w:r w:rsidR="000348DA">
        <w:rPr>
          <w:rFonts w:cs="Arial"/>
        </w:rPr>
        <w:instrText xml:space="preserve"> ADDIN EN.CITE </w:instrText>
      </w:r>
      <w:r w:rsidR="000348DA">
        <w:rPr>
          <w:rFonts w:cs="Arial"/>
        </w:rPr>
        <w:fldChar w:fldCharType="begin">
          <w:fldData xml:space="preserve">PEVuZE5vdGU+PENpdGU+PEF1dGhvcj5IYWlrYWxhPC9BdXRob3I+PFllYXI+MTk5NTwvWWVhcj48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</w:fldData>
        </w:fldChar>
      </w:r>
      <w:r w:rsidR="000348DA">
        <w:rPr>
          <w:rFonts w:cs="Arial"/>
        </w:rPr>
        <w:instrText xml:space="preserve"> ADDIN EN.CITE.DATA </w:instrText>
      </w:r>
      <w:r w:rsidR="000348DA">
        <w:rPr>
          <w:rFonts w:cs="Arial"/>
        </w:rPr>
      </w:r>
      <w:r w:rsidR="000348DA">
        <w:rPr>
          <w:rFonts w:cs="Arial"/>
        </w:rPr>
        <w:fldChar w:fldCharType="end"/>
      </w:r>
      <w:r w:rsidR="00637B9B">
        <w:rPr>
          <w:rFonts w:cs="Arial"/>
        </w:rPr>
      </w:r>
      <w:r w:rsidR="00637B9B">
        <w:rPr>
          <w:rFonts w:cs="Arial"/>
        </w:rPr>
        <w:fldChar w:fldCharType="separate"/>
      </w:r>
      <w:r w:rsidR="000348DA">
        <w:rPr>
          <w:rFonts w:cs="Arial"/>
          <w:noProof/>
        </w:rPr>
        <w:t>(21, 22)</w:t>
      </w:r>
      <w:r w:rsidR="00637B9B">
        <w:rPr>
          <w:rFonts w:cs="Arial"/>
        </w:rPr>
        <w:fldChar w:fldCharType="end"/>
      </w:r>
      <w:r w:rsidR="00637B9B">
        <w:rPr>
          <w:rFonts w:cs="Arial"/>
        </w:rPr>
        <w:t>.</w:t>
      </w:r>
      <w:r w:rsidR="00E018AC">
        <w:rPr>
          <w:rFonts w:cs="Arial"/>
        </w:rPr>
        <w:t xml:space="preserve"> </w:t>
      </w:r>
    </w:p>
    <w:p w14:paraId="031197C4" w14:textId="18D1201E" w:rsidR="00113517" w:rsidRDefault="00CA024F" w:rsidP="00EF5E29">
      <w:pPr>
        <w:spacing w:line="276" w:lineRule="auto"/>
        <w:rPr>
          <w:rFonts w:cs="Arial"/>
        </w:rPr>
      </w:pPr>
      <w:r>
        <w:rPr>
          <w:rFonts w:cs="Arial"/>
        </w:rPr>
        <w:t xml:space="preserve">We have previously </w:t>
      </w:r>
      <w:r w:rsidR="004436A0">
        <w:rPr>
          <w:rFonts w:cs="Arial"/>
        </w:rPr>
        <w:t>reported</w:t>
      </w:r>
      <w:r>
        <w:rPr>
          <w:rFonts w:cs="Arial"/>
        </w:rPr>
        <w:t xml:space="preserve"> </w:t>
      </w:r>
      <w:r w:rsidR="007F5067">
        <w:rPr>
          <w:rFonts w:cs="Arial"/>
        </w:rPr>
        <w:t>the</w:t>
      </w:r>
      <w:r w:rsidR="002747DB">
        <w:rPr>
          <w:rFonts w:cs="Arial"/>
        </w:rPr>
        <w:t xml:space="preserve"> development of a</w:t>
      </w:r>
      <w:r>
        <w:rPr>
          <w:rFonts w:cs="Arial"/>
        </w:rPr>
        <w:t xml:space="preserve"> </w:t>
      </w:r>
      <w:r w:rsidR="004436A0">
        <w:rPr>
          <w:rFonts w:cs="Arial"/>
        </w:rPr>
        <w:t>high throughput screening (HTS)</w:t>
      </w:r>
      <w:r>
        <w:rPr>
          <w:rFonts w:cs="Arial"/>
        </w:rPr>
        <w:t xml:space="preserve"> for the </w:t>
      </w:r>
      <w:r w:rsidR="00725854">
        <w:rPr>
          <w:rFonts w:cs="Arial"/>
        </w:rPr>
        <w:t>calcium-depe</w:t>
      </w:r>
      <w:r w:rsidR="000A523A">
        <w:rPr>
          <w:rFonts w:cs="Arial"/>
        </w:rPr>
        <w:t>n</w:t>
      </w:r>
      <w:r w:rsidR="00725854">
        <w:rPr>
          <w:rFonts w:cs="Arial"/>
        </w:rPr>
        <w:t xml:space="preserve">dent </w:t>
      </w:r>
      <w:r>
        <w:rPr>
          <w:rFonts w:cs="Arial"/>
        </w:rPr>
        <w:t xml:space="preserve">interaction of the </w:t>
      </w:r>
      <w:proofErr w:type="spellStart"/>
      <w:r w:rsidR="00725854">
        <w:rPr>
          <w:rFonts w:cs="Arial"/>
        </w:rPr>
        <w:t>cTnI</w:t>
      </w:r>
      <w:r w:rsidR="00725854" w:rsidRPr="00725854">
        <w:rPr>
          <w:rFonts w:cs="Arial"/>
          <w:vertAlign w:val="subscript"/>
        </w:rPr>
        <w:t>SP</w:t>
      </w:r>
      <w:proofErr w:type="spellEnd"/>
      <w:r w:rsidR="00725854">
        <w:rPr>
          <w:rFonts w:cs="Arial"/>
        </w:rPr>
        <w:t xml:space="preserve"> with the </w:t>
      </w:r>
      <w:proofErr w:type="spellStart"/>
      <w:r w:rsidR="00725854">
        <w:rPr>
          <w:rFonts w:cs="Arial"/>
        </w:rPr>
        <w:t>cTnC</w:t>
      </w:r>
      <w:proofErr w:type="spellEnd"/>
      <w:r w:rsidR="003C2A7B">
        <w:rPr>
          <w:rFonts w:cs="Arial"/>
        </w:rPr>
        <w:t xml:space="preserve"> </w:t>
      </w:r>
      <w:r w:rsidR="003C2A7B">
        <w:rPr>
          <w:rFonts w:cs="Arial"/>
        </w:rPr>
        <w:fldChar w:fldCharType="begin"/>
      </w:r>
      <w:r w:rsidR="000348DA">
        <w:rPr>
          <w:rFonts w:cs="Arial"/>
        </w:rPr>
        <w:instrText xml:space="preserve"> ADDIN EN.CITE &lt;EndNote&gt;&lt;Cite&gt;&lt;Author&gt;Parijat&lt;/Author&gt;&lt;Year&gt;2021&lt;/Year&gt;&lt;RecNum&gt;4523&lt;/RecNum&gt;&lt;DisplayText&gt;(23)&lt;/DisplayText&gt;&lt;record&gt;&lt;rec-number&gt;4523&lt;/rec-number&gt;&lt;foreign-keys&gt;&lt;key app="EN" db-id="srt5vrexh90wrre2d0ovf9zze559pfrxweer" timestamp="1621602460"&gt;4523&lt;/key&gt;&lt;/foreign-keys&gt;&lt;ref-type name="Journal Article"&gt;17&lt;/ref-type&gt;&lt;contributors&gt;&lt;authors&gt;&lt;author&gt;Parijat, P.&lt;/author&gt;&lt;author&gt;Kondacs, L.&lt;/author&gt;&lt;author&gt;Alexandrovich, A.&lt;/author&gt;&lt;author&gt;Gautel, M.&lt;/author&gt;&lt;author&gt;Cobb, A. J. A.&lt;/author&gt;&lt;author&gt;Kampourakis, T.&lt;/author&gt;&lt;/authors&gt;&lt;/contributors&gt;&lt;auth-address&gt;Randall Centre for Cell and Molecular Biophysics, King&amp;apos;s College London, and British Heart Foundation Centre of Research Excellence, London SE1 1UL, United Kingdom.&amp;#xD;Department of Chemistry, King&amp;apos;s College London, 7 Trinity Street, London, SE1 1DB, United Kingdom.&lt;/auth-address&gt;&lt;titles&gt;&lt;title&gt;High Throughput Screen Identifies Small Molecule Effectors That Modulate Thin Filament Activation in Cardiac Muscle&lt;/title&gt;&lt;secondary-title&gt;ACS Chem Biol&lt;/secondary-title&gt;&lt;/titles&gt;&lt;periodical&gt;&lt;full-title&gt;ACS Chem Biol&lt;/full-title&gt;&lt;/periodical&gt;&lt;pages&gt;225-235&lt;/pages&gt;&lt;volume&gt;16&lt;/volume&gt;&lt;number&gt;1&lt;/number&gt;&lt;edition&gt;2020/12/15&lt;/edition&gt;&lt;dates&gt;&lt;year&gt;2021&lt;/year&gt;&lt;pub-dates&gt;&lt;date&gt;Jan 15&lt;/date&gt;&lt;/pub-dates&gt;&lt;/dates&gt;&lt;isbn&gt;1554-8937 (Electronic)&amp;#xD;1554-8929 (Linking)&lt;/isbn&gt;&lt;accession-num&gt;33315370&lt;/accession-num&gt;&lt;urls&gt;&lt;related-urls&gt;&lt;url&gt;https://www.ncbi.nlm.nih.gov/pubmed/33315370&lt;/url&gt;&lt;/related-urls&gt;&lt;/urls&gt;&lt;electronic-resource-num&gt;10.1021/acschembio.0c00908&lt;/electronic-resource-num&gt;&lt;/record&gt;&lt;/Cite&gt;&lt;/EndNote&gt;</w:instrText>
      </w:r>
      <w:r w:rsidR="003C2A7B">
        <w:rPr>
          <w:rFonts w:cs="Arial"/>
        </w:rPr>
        <w:fldChar w:fldCharType="separate"/>
      </w:r>
      <w:r w:rsidR="000348DA">
        <w:rPr>
          <w:rFonts w:cs="Arial"/>
          <w:noProof/>
        </w:rPr>
        <w:t>(23)</w:t>
      </w:r>
      <w:r w:rsidR="003C2A7B">
        <w:rPr>
          <w:rFonts w:cs="Arial"/>
        </w:rPr>
        <w:fldChar w:fldCharType="end"/>
      </w:r>
      <w:r w:rsidR="00725854">
        <w:rPr>
          <w:rFonts w:cs="Arial"/>
        </w:rPr>
        <w:t xml:space="preserve">. Here, in an </w:t>
      </w:r>
      <w:r w:rsidR="000A523A">
        <w:rPr>
          <w:rFonts w:cs="Arial"/>
        </w:rPr>
        <w:t>analogous</w:t>
      </w:r>
      <w:r w:rsidR="00725854">
        <w:rPr>
          <w:rFonts w:cs="Arial"/>
        </w:rPr>
        <w:t xml:space="preserve"> approach</w:t>
      </w:r>
      <w:r w:rsidR="00837FFE">
        <w:rPr>
          <w:rFonts w:cs="Arial"/>
        </w:rPr>
        <w:t>,</w:t>
      </w:r>
      <w:r w:rsidR="00725854">
        <w:rPr>
          <w:rFonts w:cs="Arial"/>
        </w:rPr>
        <w:t xml:space="preserve"> we have developed</w:t>
      </w:r>
      <w:r w:rsidR="004436A0">
        <w:rPr>
          <w:rFonts w:cs="Arial"/>
        </w:rPr>
        <w:t xml:space="preserve">, </w:t>
      </w:r>
      <w:proofErr w:type="gramStart"/>
      <w:r w:rsidR="004436A0">
        <w:rPr>
          <w:rFonts w:cs="Arial"/>
        </w:rPr>
        <w:t>characterized</w:t>
      </w:r>
      <w:proofErr w:type="gramEnd"/>
      <w:r w:rsidR="00725854">
        <w:rPr>
          <w:rFonts w:cs="Arial"/>
        </w:rPr>
        <w:t xml:space="preserve"> </w:t>
      </w:r>
      <w:r w:rsidR="002F6E33">
        <w:rPr>
          <w:rFonts w:cs="Arial"/>
        </w:rPr>
        <w:t xml:space="preserve">and validated </w:t>
      </w:r>
      <w:r w:rsidR="00F25ABE">
        <w:rPr>
          <w:rFonts w:cs="Arial"/>
        </w:rPr>
        <w:t>a</w:t>
      </w:r>
      <w:r w:rsidR="003155E7">
        <w:rPr>
          <w:rFonts w:cs="Arial"/>
        </w:rPr>
        <w:t>n</w:t>
      </w:r>
      <w:r w:rsidR="002F6E33">
        <w:rPr>
          <w:rFonts w:cs="Arial"/>
        </w:rPr>
        <w:t xml:space="preserve"> HTS assay</w:t>
      </w:r>
      <w:r w:rsidR="00F25ABE">
        <w:rPr>
          <w:rFonts w:cs="Arial"/>
        </w:rPr>
        <w:t xml:space="preserve"> for the </w:t>
      </w:r>
      <w:r w:rsidR="002747DB">
        <w:rPr>
          <w:rFonts w:cs="Arial"/>
        </w:rPr>
        <w:t xml:space="preserve">interaction of the </w:t>
      </w:r>
      <w:proofErr w:type="spellStart"/>
      <w:r w:rsidR="00F25ABE">
        <w:rPr>
          <w:rFonts w:cs="Arial"/>
        </w:rPr>
        <w:t>cTnI</w:t>
      </w:r>
      <w:r w:rsidR="00F25ABE" w:rsidRPr="00F25ABE">
        <w:rPr>
          <w:rFonts w:cs="Arial"/>
          <w:vertAlign w:val="subscript"/>
        </w:rPr>
        <w:t>AR</w:t>
      </w:r>
      <w:proofErr w:type="spellEnd"/>
      <w:r w:rsidR="00F25ABE">
        <w:rPr>
          <w:rFonts w:cs="Arial"/>
        </w:rPr>
        <w:t xml:space="preserve"> with the C-lobe of </w:t>
      </w:r>
      <w:proofErr w:type="spellStart"/>
      <w:r w:rsidR="00F25ABE">
        <w:rPr>
          <w:rFonts w:cs="Arial"/>
        </w:rPr>
        <w:t>cTnC</w:t>
      </w:r>
      <w:proofErr w:type="spellEnd"/>
      <w:r w:rsidR="00F25ABE">
        <w:rPr>
          <w:rFonts w:cs="Arial"/>
        </w:rPr>
        <w:t xml:space="preserve">. </w:t>
      </w:r>
      <w:r w:rsidR="00BA7905">
        <w:rPr>
          <w:rFonts w:cs="Arial"/>
        </w:rPr>
        <w:t xml:space="preserve">The newly developed </w:t>
      </w:r>
      <w:r w:rsidR="002747DB">
        <w:rPr>
          <w:rFonts w:cs="Arial"/>
        </w:rPr>
        <w:t>a</w:t>
      </w:r>
      <w:r w:rsidR="00BA7905">
        <w:rPr>
          <w:rFonts w:cs="Arial"/>
        </w:rPr>
        <w:t xml:space="preserve">ssay is robust and </w:t>
      </w:r>
      <w:proofErr w:type="gramStart"/>
      <w:r w:rsidR="00BA7905">
        <w:rPr>
          <w:rFonts w:cs="Arial"/>
        </w:rPr>
        <w:t>sensitive, and</w:t>
      </w:r>
      <w:proofErr w:type="gramEnd"/>
      <w:r w:rsidR="00BA7905">
        <w:rPr>
          <w:rFonts w:cs="Arial"/>
        </w:rPr>
        <w:t xml:space="preserve"> requires </w:t>
      </w:r>
      <w:del w:id="12" w:author="Kenneth Campbell" w:date="2022-08-14T16:19:00Z">
        <w:r w:rsidR="007119B6" w:rsidDel="00773356">
          <w:rPr>
            <w:rFonts w:cs="Arial"/>
          </w:rPr>
          <w:delText>very little</w:delText>
        </w:r>
      </w:del>
      <w:ins w:id="13" w:author="Kenneth Campbell" w:date="2022-08-14T16:19:00Z">
        <w:r w:rsidR="00773356">
          <w:rPr>
            <w:rFonts w:cs="Arial"/>
          </w:rPr>
          <w:t>minimal</w:t>
        </w:r>
      </w:ins>
      <w:r w:rsidR="007119B6">
        <w:rPr>
          <w:rFonts w:cs="Arial"/>
        </w:rPr>
        <w:t xml:space="preserve"> r</w:t>
      </w:r>
      <w:r w:rsidR="00731E8B">
        <w:rPr>
          <w:rFonts w:cs="Arial"/>
        </w:rPr>
        <w:t>e</w:t>
      </w:r>
      <w:r w:rsidR="007119B6">
        <w:rPr>
          <w:rFonts w:cs="Arial"/>
        </w:rPr>
        <w:t xml:space="preserve">agents, making it ideal for larger screening campaigns. </w:t>
      </w:r>
      <w:r w:rsidR="00F25ABE">
        <w:rPr>
          <w:rFonts w:cs="Arial"/>
        </w:rPr>
        <w:t>Using the</w:t>
      </w:r>
      <w:r w:rsidR="002747DB">
        <w:rPr>
          <w:rFonts w:cs="Arial"/>
        </w:rPr>
        <w:t xml:space="preserve"> two developed</w:t>
      </w:r>
      <w:r w:rsidR="00F25ABE">
        <w:rPr>
          <w:rFonts w:cs="Arial"/>
        </w:rPr>
        <w:t xml:space="preserve"> assay</w:t>
      </w:r>
      <w:r w:rsidR="002747DB">
        <w:rPr>
          <w:rFonts w:cs="Arial"/>
        </w:rPr>
        <w:t xml:space="preserve"> systems</w:t>
      </w:r>
      <w:r w:rsidR="004436A0">
        <w:rPr>
          <w:rFonts w:cs="Arial"/>
        </w:rPr>
        <w:t xml:space="preserve"> targeting either the </w:t>
      </w:r>
      <w:proofErr w:type="spellStart"/>
      <w:r w:rsidR="004436A0">
        <w:rPr>
          <w:rFonts w:cs="Arial"/>
        </w:rPr>
        <w:t>NcTnC</w:t>
      </w:r>
      <w:proofErr w:type="spellEnd"/>
      <w:r w:rsidR="004436A0">
        <w:rPr>
          <w:rFonts w:cs="Arial"/>
        </w:rPr>
        <w:t xml:space="preserve"> or </w:t>
      </w:r>
      <w:proofErr w:type="spellStart"/>
      <w:r w:rsidR="004436A0">
        <w:rPr>
          <w:rFonts w:cs="Arial"/>
        </w:rPr>
        <w:t>CcTnC</w:t>
      </w:r>
      <w:proofErr w:type="spellEnd"/>
      <w:r w:rsidR="004436A0">
        <w:rPr>
          <w:rFonts w:cs="Arial"/>
        </w:rPr>
        <w:t xml:space="preserve"> interactions with </w:t>
      </w:r>
      <w:proofErr w:type="spellStart"/>
      <w:r w:rsidR="004436A0">
        <w:rPr>
          <w:rFonts w:cs="Arial"/>
        </w:rPr>
        <w:t>cTnI</w:t>
      </w:r>
      <w:proofErr w:type="spellEnd"/>
      <w:r w:rsidR="00F25ABE">
        <w:rPr>
          <w:rFonts w:cs="Arial"/>
        </w:rPr>
        <w:t xml:space="preserve">, we </w:t>
      </w:r>
      <w:r w:rsidR="007119B6">
        <w:rPr>
          <w:rFonts w:cs="Arial"/>
        </w:rPr>
        <w:t>pe</w:t>
      </w:r>
      <w:r w:rsidR="00731E8B">
        <w:rPr>
          <w:rFonts w:cs="Arial"/>
        </w:rPr>
        <w:t>r</w:t>
      </w:r>
      <w:r w:rsidR="007119B6">
        <w:rPr>
          <w:rFonts w:cs="Arial"/>
        </w:rPr>
        <w:t xml:space="preserve">formed </w:t>
      </w:r>
      <w:r w:rsidR="002F6E33">
        <w:rPr>
          <w:rFonts w:cs="Arial"/>
        </w:rPr>
        <w:t xml:space="preserve">multiple </w:t>
      </w:r>
      <w:r w:rsidR="007119B6">
        <w:rPr>
          <w:rFonts w:cs="Arial"/>
        </w:rPr>
        <w:t>pilot screens of</w:t>
      </w:r>
      <w:r w:rsidR="00F25ABE">
        <w:rPr>
          <w:rFonts w:cs="Arial"/>
        </w:rPr>
        <w:t xml:space="preserve"> three commercially available compound libraries</w:t>
      </w:r>
      <w:r w:rsidR="007F5067">
        <w:rPr>
          <w:rFonts w:cs="Arial"/>
        </w:rPr>
        <w:t xml:space="preserve"> with </w:t>
      </w:r>
      <w:r w:rsidR="000E22B3">
        <w:rPr>
          <w:rFonts w:cs="Arial"/>
        </w:rPr>
        <w:t xml:space="preserve">more than </w:t>
      </w:r>
      <w:r w:rsidR="007F5067">
        <w:rPr>
          <w:rFonts w:cs="Arial"/>
        </w:rPr>
        <w:t>3000 compounds</w:t>
      </w:r>
      <w:r w:rsidR="000E22B3">
        <w:rPr>
          <w:rFonts w:cs="Arial"/>
        </w:rPr>
        <w:t xml:space="preserve"> in total</w:t>
      </w:r>
      <w:r w:rsidR="007F5067">
        <w:rPr>
          <w:rFonts w:cs="Arial"/>
        </w:rPr>
        <w:t>.</w:t>
      </w:r>
      <w:r w:rsidR="00F14B16">
        <w:rPr>
          <w:rFonts w:cs="Arial"/>
        </w:rPr>
        <w:t xml:space="preserve"> </w:t>
      </w:r>
      <w:r w:rsidR="003120AC">
        <w:rPr>
          <w:rFonts w:cs="Arial"/>
        </w:rPr>
        <w:t>H</w:t>
      </w:r>
      <w:r w:rsidR="00F14B16">
        <w:rPr>
          <w:rFonts w:cs="Arial"/>
        </w:rPr>
        <w:t xml:space="preserve">it compounds were </w:t>
      </w:r>
      <w:r w:rsidR="007E657E">
        <w:rPr>
          <w:rFonts w:cs="Arial"/>
        </w:rPr>
        <w:t>confirmed and validated in secondary screens and orthogonal assays</w:t>
      </w:r>
      <w:r w:rsidR="004436A0">
        <w:rPr>
          <w:rFonts w:cs="Arial"/>
        </w:rPr>
        <w:t xml:space="preserve"> using </w:t>
      </w:r>
      <w:r w:rsidR="00243C1E">
        <w:rPr>
          <w:rFonts w:cs="Arial"/>
        </w:rPr>
        <w:t>isolated cardiac myo</w:t>
      </w:r>
      <w:r w:rsidR="004436A0">
        <w:rPr>
          <w:rFonts w:cs="Arial"/>
        </w:rPr>
        <w:t>filaments</w:t>
      </w:r>
      <w:r w:rsidR="007E657E">
        <w:rPr>
          <w:rFonts w:cs="Arial"/>
        </w:rPr>
        <w:t xml:space="preserve">. </w:t>
      </w:r>
      <w:r w:rsidR="004436A0">
        <w:rPr>
          <w:rFonts w:cs="Arial"/>
        </w:rPr>
        <w:t>Hit c</w:t>
      </w:r>
      <w:r w:rsidR="007E657E">
        <w:rPr>
          <w:rFonts w:cs="Arial"/>
        </w:rPr>
        <w:t>ompound</w:t>
      </w:r>
      <w:r w:rsidR="00D5449D">
        <w:rPr>
          <w:rFonts w:cs="Arial"/>
        </w:rPr>
        <w:t>s</w:t>
      </w:r>
      <w:r w:rsidR="00392F24">
        <w:rPr>
          <w:rFonts w:cs="Arial"/>
        </w:rPr>
        <w:t>-</w:t>
      </w:r>
      <w:proofErr w:type="spellStart"/>
      <w:r w:rsidR="00392F24">
        <w:rPr>
          <w:rFonts w:cs="Arial"/>
        </w:rPr>
        <w:t>cTnC</w:t>
      </w:r>
      <w:proofErr w:type="spellEnd"/>
      <w:r w:rsidR="007E657E">
        <w:rPr>
          <w:rFonts w:cs="Arial"/>
        </w:rPr>
        <w:t xml:space="preserve"> interactions were characterized using a wide range of biophysical techniques </w:t>
      </w:r>
      <w:r w:rsidR="00C106DB">
        <w:rPr>
          <w:rFonts w:cs="Arial"/>
        </w:rPr>
        <w:t>i</w:t>
      </w:r>
      <w:r w:rsidR="007E657E">
        <w:rPr>
          <w:rFonts w:cs="Arial"/>
        </w:rPr>
        <w:t>nc</w:t>
      </w:r>
      <w:r w:rsidR="00C106DB">
        <w:rPr>
          <w:rFonts w:cs="Arial"/>
        </w:rPr>
        <w:t>l</w:t>
      </w:r>
      <w:r w:rsidR="007E657E">
        <w:rPr>
          <w:rFonts w:cs="Arial"/>
        </w:rPr>
        <w:t>uding isothermal titration calorimetry</w:t>
      </w:r>
      <w:r w:rsidR="00C106DB">
        <w:rPr>
          <w:rFonts w:cs="Arial"/>
        </w:rPr>
        <w:t xml:space="preserve"> (ITC)</w:t>
      </w:r>
      <w:r w:rsidR="007E657E">
        <w:rPr>
          <w:rFonts w:cs="Arial"/>
        </w:rPr>
        <w:t xml:space="preserve"> and NM</w:t>
      </w:r>
      <w:r w:rsidR="00C106DB">
        <w:rPr>
          <w:rFonts w:cs="Arial"/>
        </w:rPr>
        <w:t>R</w:t>
      </w:r>
      <w:r w:rsidR="007E657E">
        <w:rPr>
          <w:rFonts w:cs="Arial"/>
        </w:rPr>
        <w:t xml:space="preserve"> spectroscopy</w:t>
      </w:r>
      <w:r w:rsidR="009B26D4">
        <w:rPr>
          <w:rFonts w:cs="Arial"/>
        </w:rPr>
        <w:t>,</w:t>
      </w:r>
      <w:r w:rsidR="00392F24">
        <w:rPr>
          <w:rFonts w:cs="Arial"/>
        </w:rPr>
        <w:t xml:space="preserve"> that allow us to define the</w:t>
      </w:r>
      <w:r w:rsidR="004436A0">
        <w:rPr>
          <w:rFonts w:cs="Arial"/>
        </w:rPr>
        <w:t>ir</w:t>
      </w:r>
      <w:r w:rsidR="00392F24">
        <w:rPr>
          <w:rFonts w:cs="Arial"/>
        </w:rPr>
        <w:t xml:space="preserve"> interaction </w:t>
      </w:r>
      <w:r w:rsidR="00243C1E">
        <w:rPr>
          <w:rFonts w:cs="Arial"/>
        </w:rPr>
        <w:t>mode</w:t>
      </w:r>
      <w:r w:rsidR="00D5449D">
        <w:rPr>
          <w:rFonts w:cs="Arial"/>
        </w:rPr>
        <w:t>s</w:t>
      </w:r>
      <w:r w:rsidR="004436A0">
        <w:rPr>
          <w:rFonts w:cs="Arial"/>
        </w:rPr>
        <w:t xml:space="preserve">, binding </w:t>
      </w:r>
      <w:proofErr w:type="gramStart"/>
      <w:r w:rsidR="004436A0">
        <w:rPr>
          <w:rFonts w:cs="Arial"/>
        </w:rPr>
        <w:t>affinit</w:t>
      </w:r>
      <w:r w:rsidR="00FE6C29">
        <w:rPr>
          <w:rFonts w:cs="Arial"/>
        </w:rPr>
        <w:t>ies</w:t>
      </w:r>
      <w:proofErr w:type="gramEnd"/>
      <w:r w:rsidR="00243C1E">
        <w:rPr>
          <w:rFonts w:cs="Arial"/>
        </w:rPr>
        <w:t xml:space="preserve"> and </w:t>
      </w:r>
      <w:r w:rsidR="004436A0">
        <w:rPr>
          <w:rFonts w:cs="Arial"/>
        </w:rPr>
        <w:t xml:space="preserve">interaction </w:t>
      </w:r>
      <w:r w:rsidR="00392F24">
        <w:rPr>
          <w:rFonts w:cs="Arial"/>
        </w:rPr>
        <w:t>site</w:t>
      </w:r>
      <w:r w:rsidR="00FE6C29">
        <w:rPr>
          <w:rFonts w:cs="Arial"/>
        </w:rPr>
        <w:t>s</w:t>
      </w:r>
      <w:r w:rsidR="00392F24">
        <w:rPr>
          <w:rFonts w:cs="Arial"/>
        </w:rPr>
        <w:t xml:space="preserve">. </w:t>
      </w:r>
      <w:r w:rsidR="00215C26">
        <w:rPr>
          <w:rFonts w:cs="Arial"/>
        </w:rPr>
        <w:t>Lastly</w:t>
      </w:r>
      <w:r w:rsidR="00392F24">
        <w:rPr>
          <w:rFonts w:cs="Arial"/>
        </w:rPr>
        <w:t xml:space="preserve">, we tested for the </w:t>
      </w:r>
      <w:r w:rsidR="00EE67B8">
        <w:rPr>
          <w:rFonts w:cs="Arial"/>
        </w:rPr>
        <w:t xml:space="preserve">functional </w:t>
      </w:r>
      <w:r w:rsidR="00EE67B8">
        <w:rPr>
          <w:rFonts w:cs="Arial"/>
        </w:rPr>
        <w:lastRenderedPageBreak/>
        <w:t xml:space="preserve">effects of compounds in </w:t>
      </w:r>
      <w:proofErr w:type="spellStart"/>
      <w:r w:rsidR="00EE67B8">
        <w:rPr>
          <w:rFonts w:cs="Arial"/>
        </w:rPr>
        <w:t>demembranated</w:t>
      </w:r>
      <w:proofErr w:type="spellEnd"/>
      <w:r w:rsidR="00EE67B8">
        <w:rPr>
          <w:rFonts w:cs="Arial"/>
        </w:rPr>
        <w:t xml:space="preserve"> human myocardium</w:t>
      </w:r>
      <w:r w:rsidR="00002F97">
        <w:rPr>
          <w:rFonts w:cs="Arial"/>
        </w:rPr>
        <w:t xml:space="preserve"> and</w:t>
      </w:r>
      <w:r w:rsidR="00EE67B8">
        <w:rPr>
          <w:rFonts w:cs="Arial"/>
        </w:rPr>
        <w:t xml:space="preserve"> identified NS5806 as a </w:t>
      </w:r>
      <w:r w:rsidR="00D90C89">
        <w:rPr>
          <w:rFonts w:cs="Arial"/>
        </w:rPr>
        <w:t>potent</w:t>
      </w:r>
      <w:r w:rsidR="00243C1E">
        <w:rPr>
          <w:rFonts w:cs="Arial"/>
        </w:rPr>
        <w:t>ial scaffold for the development of</w:t>
      </w:r>
      <w:r w:rsidR="00D90C89">
        <w:rPr>
          <w:rFonts w:cs="Arial"/>
        </w:rPr>
        <w:t xml:space="preserve"> </w:t>
      </w:r>
      <w:r w:rsidR="00243C1E">
        <w:rPr>
          <w:rFonts w:cs="Arial"/>
        </w:rPr>
        <w:t>new</w:t>
      </w:r>
      <w:r w:rsidR="004436A0">
        <w:rPr>
          <w:rFonts w:cs="Arial"/>
        </w:rPr>
        <w:t xml:space="preserve"> class of </w:t>
      </w:r>
      <w:r w:rsidR="00522B58">
        <w:rPr>
          <w:rFonts w:cs="Arial"/>
        </w:rPr>
        <w:t>calcium sensitizer</w:t>
      </w:r>
      <w:r w:rsidR="004436A0">
        <w:rPr>
          <w:rFonts w:cs="Arial"/>
        </w:rPr>
        <w:t>s that stabilize active cardiac troponin</w:t>
      </w:r>
      <w:r w:rsidR="00215C26">
        <w:rPr>
          <w:rFonts w:cs="Arial"/>
        </w:rPr>
        <w:t xml:space="preserve">. </w:t>
      </w:r>
      <w:r w:rsidR="004436A0">
        <w:rPr>
          <w:rFonts w:cs="Arial"/>
        </w:rPr>
        <w:t>Both t</w:t>
      </w:r>
      <w:r w:rsidR="00215C26">
        <w:rPr>
          <w:rFonts w:cs="Arial"/>
        </w:rPr>
        <w:t xml:space="preserve">he developed HTS assays and </w:t>
      </w:r>
      <w:r w:rsidR="004436A0">
        <w:rPr>
          <w:rFonts w:cs="Arial"/>
        </w:rPr>
        <w:t xml:space="preserve">identified </w:t>
      </w:r>
      <w:r w:rsidR="00215C26">
        <w:rPr>
          <w:rFonts w:cs="Arial"/>
        </w:rPr>
        <w:t>compounds are suitable platform</w:t>
      </w:r>
      <w:r w:rsidR="009F082B">
        <w:rPr>
          <w:rFonts w:cs="Arial"/>
        </w:rPr>
        <w:t>s</w:t>
      </w:r>
      <w:r w:rsidR="00215C26">
        <w:rPr>
          <w:rFonts w:cs="Arial"/>
        </w:rPr>
        <w:t xml:space="preserve"> for the development </w:t>
      </w:r>
      <w:r w:rsidR="000F59EE">
        <w:rPr>
          <w:rFonts w:cs="Arial"/>
        </w:rPr>
        <w:t xml:space="preserve">of novel cardiac troponin-directed </w:t>
      </w:r>
      <w:r w:rsidR="00F97577">
        <w:rPr>
          <w:rFonts w:cs="Arial"/>
        </w:rPr>
        <w:t>therapeutical intervention</w:t>
      </w:r>
      <w:r w:rsidR="00AE34A4">
        <w:rPr>
          <w:rFonts w:cs="Arial"/>
        </w:rPr>
        <w:t>s for heart failure.</w:t>
      </w:r>
    </w:p>
    <w:p w14:paraId="34DB7267" w14:textId="77777777" w:rsidR="000A6E3A" w:rsidRDefault="000A6E3A" w:rsidP="00EF5E29">
      <w:pPr>
        <w:spacing w:line="276" w:lineRule="auto"/>
        <w:rPr>
          <w:rFonts w:cs="Arial"/>
        </w:rPr>
      </w:pPr>
    </w:p>
    <w:p w14:paraId="15BDA9D4" w14:textId="12E69FE9" w:rsidR="000C4D62" w:rsidRPr="006B3D76" w:rsidRDefault="00966614" w:rsidP="006B3D76">
      <w:pPr>
        <w:spacing w:after="120" w:line="276" w:lineRule="auto"/>
        <w:rPr>
          <w:rFonts w:cs="Arial"/>
          <w:b/>
          <w:bCs/>
          <w:sz w:val="24"/>
          <w:szCs w:val="24"/>
        </w:rPr>
      </w:pPr>
      <w:r>
        <w:rPr>
          <w:rFonts w:cs="Arial"/>
          <w:b/>
          <w:bCs/>
          <w:sz w:val="24"/>
          <w:szCs w:val="24"/>
        </w:rPr>
        <w:t>Results</w:t>
      </w:r>
      <w:r w:rsidR="006B3D76">
        <w:rPr>
          <w:rFonts w:cs="Arial"/>
          <w:b/>
          <w:bCs/>
          <w:sz w:val="24"/>
          <w:szCs w:val="24"/>
        </w:rPr>
        <w:t xml:space="preserve"> and Discussion</w:t>
      </w:r>
    </w:p>
    <w:p w14:paraId="7D57F665" w14:textId="130BD2E6" w:rsidR="000C4D62" w:rsidRPr="006B3D76" w:rsidRDefault="00FC7650" w:rsidP="006B3D76">
      <w:pPr>
        <w:spacing w:after="120" w:line="276" w:lineRule="auto"/>
        <w:ind w:left="720" w:hanging="720"/>
        <w:rPr>
          <w:rFonts w:cs="Arial"/>
          <w:b/>
          <w:bCs/>
        </w:rPr>
      </w:pPr>
      <w:r>
        <w:rPr>
          <w:rFonts w:cs="Arial"/>
          <w:b/>
          <w:bCs/>
        </w:rPr>
        <w:t xml:space="preserve">Design and </w:t>
      </w:r>
      <w:r w:rsidR="003B5150">
        <w:rPr>
          <w:rFonts w:cs="Arial"/>
          <w:b/>
          <w:bCs/>
        </w:rPr>
        <w:t>V</w:t>
      </w:r>
      <w:r>
        <w:rPr>
          <w:rFonts w:cs="Arial"/>
          <w:b/>
          <w:bCs/>
        </w:rPr>
        <w:t>alidation of</w:t>
      </w:r>
      <w:r w:rsidR="003B5150">
        <w:rPr>
          <w:rFonts w:cs="Arial"/>
          <w:b/>
          <w:bCs/>
        </w:rPr>
        <w:t xml:space="preserve"> High Throughput Screens</w:t>
      </w:r>
      <w:r>
        <w:rPr>
          <w:rFonts w:cs="Arial"/>
          <w:b/>
          <w:bCs/>
        </w:rPr>
        <w:t xml:space="preserve"> </w:t>
      </w:r>
      <w:r w:rsidR="003B5150">
        <w:rPr>
          <w:rFonts w:cs="Arial"/>
          <w:b/>
          <w:bCs/>
        </w:rPr>
        <w:t xml:space="preserve">that </w:t>
      </w:r>
      <w:r w:rsidR="00DC1530">
        <w:rPr>
          <w:rFonts w:cs="Arial"/>
          <w:b/>
          <w:bCs/>
        </w:rPr>
        <w:t>Target Cardiac Troponin</w:t>
      </w:r>
    </w:p>
    <w:p w14:paraId="1B9DCA67" w14:textId="394FB79B" w:rsidR="009B7045" w:rsidRDefault="00D36331" w:rsidP="006B3D76">
      <w:pPr>
        <w:widowControl w:val="0"/>
        <w:spacing w:after="120" w:line="276" w:lineRule="auto"/>
        <w:rPr>
          <w:rFonts w:cs="Arial"/>
        </w:rPr>
      </w:pPr>
      <w:r>
        <w:rPr>
          <w:rFonts w:cs="Arial"/>
        </w:rPr>
        <w:t>Both the</w:t>
      </w:r>
      <w:r w:rsidR="00AF468C">
        <w:rPr>
          <w:rFonts w:cs="Arial"/>
        </w:rPr>
        <w:t xml:space="preserve"> N</w:t>
      </w:r>
      <w:r w:rsidR="00A20E4E">
        <w:rPr>
          <w:rFonts w:cs="Arial"/>
        </w:rPr>
        <w:t>-</w:t>
      </w:r>
      <w:r>
        <w:rPr>
          <w:rFonts w:cs="Arial"/>
        </w:rPr>
        <w:t xml:space="preserve"> and C-terminal lobe of cardiac troponin C have been </w:t>
      </w:r>
      <w:r w:rsidR="00D0385F">
        <w:rPr>
          <w:rFonts w:cs="Arial"/>
        </w:rPr>
        <w:t>shown</w:t>
      </w:r>
      <w:r>
        <w:rPr>
          <w:rFonts w:cs="Arial"/>
        </w:rPr>
        <w:t xml:space="preserve"> to be</w:t>
      </w:r>
      <w:r w:rsidR="00AF468C">
        <w:rPr>
          <w:rFonts w:cs="Arial"/>
        </w:rPr>
        <w:t xml:space="preserve"> the</w:t>
      </w:r>
      <w:r>
        <w:rPr>
          <w:rFonts w:cs="Arial"/>
        </w:rPr>
        <w:t xml:space="preserve"> target </w:t>
      </w:r>
      <w:r w:rsidR="00AF468C">
        <w:rPr>
          <w:rFonts w:cs="Arial"/>
        </w:rPr>
        <w:t xml:space="preserve">of small molecule effectors </w:t>
      </w:r>
      <w:r w:rsidR="00D0385F">
        <w:rPr>
          <w:rFonts w:cs="Arial"/>
        </w:rPr>
        <w:t>that modulate</w:t>
      </w:r>
      <w:r w:rsidR="00AF468C">
        <w:rPr>
          <w:rFonts w:cs="Arial"/>
        </w:rPr>
        <w:t xml:space="preserve"> </w:t>
      </w:r>
      <w:r w:rsidR="00D0385F">
        <w:rPr>
          <w:rFonts w:cs="Arial"/>
        </w:rPr>
        <w:t>cardiac myofilament function</w:t>
      </w:r>
      <w:r w:rsidR="007715AA">
        <w:rPr>
          <w:rFonts w:cs="Arial"/>
        </w:rPr>
        <w:t xml:space="preserve"> both </w:t>
      </w:r>
      <w:r w:rsidR="007715AA" w:rsidRPr="00E61718">
        <w:rPr>
          <w:rFonts w:cs="Arial"/>
          <w:i/>
          <w:iCs/>
        </w:rPr>
        <w:t>in vitro</w:t>
      </w:r>
      <w:r w:rsidR="007715AA">
        <w:rPr>
          <w:rFonts w:cs="Arial"/>
        </w:rPr>
        <w:t xml:space="preserve"> and </w:t>
      </w:r>
      <w:r w:rsidR="007715AA" w:rsidRPr="00E61718">
        <w:rPr>
          <w:rFonts w:cs="Arial"/>
          <w:i/>
          <w:iCs/>
        </w:rPr>
        <w:t>in vivo</w:t>
      </w:r>
      <w:r w:rsidR="00AF468C">
        <w:rPr>
          <w:rFonts w:cs="Arial"/>
        </w:rPr>
        <w:t xml:space="preserve"> </w:t>
      </w:r>
      <w:r w:rsidR="00AF468C">
        <w:rPr>
          <w:rFonts w:cs="Arial"/>
        </w:rPr>
        <w:fldChar w:fldCharType="begin">
          <w:fldData xml:space="preserve">PEVuZE5vdGU+PENpdGU+PEF1dGhvcj5MaTwvQXV0aG9yPjxZZWFyPjIwMDg8L1llYXI+PFJlY051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</w:fldData>
        </w:fldChar>
      </w:r>
      <w:r w:rsidR="000348DA">
        <w:rPr>
          <w:rFonts w:cs="Arial"/>
        </w:rPr>
        <w:instrText xml:space="preserve"> ADDIN EN.CITE </w:instrText>
      </w:r>
      <w:r w:rsidR="000348DA">
        <w:rPr>
          <w:rFonts w:cs="Arial"/>
        </w:rPr>
        <w:fldChar w:fldCharType="begin">
          <w:fldData xml:space="preserve">PEVuZE5vdGU+PENpdGU+PEF1dGhvcj5MaTwvQXV0aG9yPjxZZWFyPjIwMDg8L1llYXI+PFJlY051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</w:fldData>
        </w:fldChar>
      </w:r>
      <w:r w:rsidR="000348DA">
        <w:rPr>
          <w:rFonts w:cs="Arial"/>
        </w:rPr>
        <w:instrText xml:space="preserve"> ADDIN EN.CITE.DATA </w:instrText>
      </w:r>
      <w:r w:rsidR="000348DA">
        <w:rPr>
          <w:rFonts w:cs="Arial"/>
        </w:rPr>
      </w:r>
      <w:r w:rsidR="000348DA">
        <w:rPr>
          <w:rFonts w:cs="Arial"/>
        </w:rPr>
        <w:fldChar w:fldCharType="end"/>
      </w:r>
      <w:r w:rsidR="00AF468C">
        <w:rPr>
          <w:rFonts w:cs="Arial"/>
        </w:rPr>
      </w:r>
      <w:r w:rsidR="00AF468C">
        <w:rPr>
          <w:rFonts w:cs="Arial"/>
        </w:rPr>
        <w:fldChar w:fldCharType="separate"/>
      </w:r>
      <w:r w:rsidR="000348DA">
        <w:rPr>
          <w:rFonts w:cs="Arial"/>
          <w:noProof/>
        </w:rPr>
        <w:t>(24, 25)</w:t>
      </w:r>
      <w:r w:rsidR="00AF468C">
        <w:rPr>
          <w:rFonts w:cs="Arial"/>
        </w:rPr>
        <w:fldChar w:fldCharType="end"/>
      </w:r>
      <w:r w:rsidR="00AF468C">
        <w:rPr>
          <w:rFonts w:cs="Arial"/>
        </w:rPr>
        <w:t xml:space="preserve">. </w:t>
      </w:r>
      <w:r w:rsidR="00164CEC">
        <w:rPr>
          <w:rFonts w:cs="Arial"/>
        </w:rPr>
        <w:t xml:space="preserve">We have previously published </w:t>
      </w:r>
      <w:r w:rsidR="003C0EE4">
        <w:rPr>
          <w:rFonts w:cs="Arial"/>
        </w:rPr>
        <w:t xml:space="preserve">the design and validation of </w:t>
      </w:r>
      <w:r w:rsidR="005668E8">
        <w:rPr>
          <w:rFonts w:cs="Arial"/>
        </w:rPr>
        <w:t>a</w:t>
      </w:r>
      <w:r w:rsidR="00E61718">
        <w:rPr>
          <w:rFonts w:cs="Arial"/>
        </w:rPr>
        <w:t xml:space="preserve"> high throughput screen</w:t>
      </w:r>
      <w:r w:rsidR="008322EF">
        <w:rPr>
          <w:rFonts w:cs="Arial"/>
        </w:rPr>
        <w:t>ing</w:t>
      </w:r>
      <w:r w:rsidR="005668E8">
        <w:rPr>
          <w:rFonts w:cs="Arial"/>
        </w:rPr>
        <w:t xml:space="preserve"> </w:t>
      </w:r>
      <w:r w:rsidR="00E61718">
        <w:rPr>
          <w:rFonts w:cs="Arial"/>
        </w:rPr>
        <w:t>(</w:t>
      </w:r>
      <w:r w:rsidR="005668E8">
        <w:rPr>
          <w:rFonts w:cs="Arial"/>
        </w:rPr>
        <w:t>HTS</w:t>
      </w:r>
      <w:r w:rsidR="00E61718">
        <w:rPr>
          <w:rFonts w:cs="Arial"/>
        </w:rPr>
        <w:t>)</w:t>
      </w:r>
      <w:r w:rsidR="005668E8">
        <w:rPr>
          <w:rFonts w:cs="Arial"/>
        </w:rPr>
        <w:t xml:space="preserve"> </w:t>
      </w:r>
      <w:r w:rsidR="00D076A9">
        <w:rPr>
          <w:rFonts w:cs="Arial"/>
        </w:rPr>
        <w:t>a</w:t>
      </w:r>
      <w:r w:rsidR="00AD7D20">
        <w:rPr>
          <w:rFonts w:cs="Arial"/>
        </w:rPr>
        <w:t xml:space="preserve">ssay </w:t>
      </w:r>
      <w:r w:rsidR="007B655E">
        <w:rPr>
          <w:rFonts w:cs="Arial"/>
        </w:rPr>
        <w:t>that targets the interacti</w:t>
      </w:r>
      <w:r w:rsidR="00FC1BD6">
        <w:rPr>
          <w:rFonts w:cs="Arial"/>
        </w:rPr>
        <w:t xml:space="preserve">on between the N-terminal lobe of </w:t>
      </w:r>
      <w:proofErr w:type="spellStart"/>
      <w:r w:rsidR="00FC1BD6">
        <w:rPr>
          <w:rFonts w:cs="Arial"/>
        </w:rPr>
        <w:t>cTnC</w:t>
      </w:r>
      <w:proofErr w:type="spellEnd"/>
      <w:r w:rsidR="00FC1BD6">
        <w:rPr>
          <w:rFonts w:cs="Arial"/>
        </w:rPr>
        <w:t xml:space="preserve"> </w:t>
      </w:r>
      <w:r w:rsidR="00390B90">
        <w:rPr>
          <w:rFonts w:cs="Arial"/>
        </w:rPr>
        <w:t>(</w:t>
      </w:r>
      <w:proofErr w:type="spellStart"/>
      <w:r w:rsidR="00390B90">
        <w:rPr>
          <w:rFonts w:cs="Arial"/>
        </w:rPr>
        <w:t>NcTnC</w:t>
      </w:r>
      <w:proofErr w:type="spellEnd"/>
      <w:r w:rsidR="00390B90">
        <w:rPr>
          <w:rFonts w:cs="Arial"/>
        </w:rPr>
        <w:t xml:space="preserve">) </w:t>
      </w:r>
      <w:r w:rsidR="00FC1BD6">
        <w:rPr>
          <w:rFonts w:cs="Arial"/>
        </w:rPr>
        <w:t xml:space="preserve">and the switch region of </w:t>
      </w:r>
      <w:r w:rsidR="00390B90">
        <w:rPr>
          <w:rFonts w:cs="Arial"/>
        </w:rPr>
        <w:t>cardiac troponin I (</w:t>
      </w:r>
      <w:proofErr w:type="spellStart"/>
      <w:r w:rsidR="00390B90">
        <w:rPr>
          <w:rFonts w:cs="Arial"/>
        </w:rPr>
        <w:t>cTnI</w:t>
      </w:r>
      <w:r w:rsidR="00390B90" w:rsidRPr="00390B90">
        <w:rPr>
          <w:rFonts w:cs="Arial"/>
          <w:vertAlign w:val="subscript"/>
        </w:rPr>
        <w:t>SP</w:t>
      </w:r>
      <w:proofErr w:type="spellEnd"/>
      <w:r w:rsidR="00390B90">
        <w:rPr>
          <w:rFonts w:cs="Arial"/>
        </w:rPr>
        <w:t>)</w:t>
      </w:r>
      <w:r w:rsidR="00F64CAC">
        <w:rPr>
          <w:rFonts w:cs="Arial"/>
        </w:rPr>
        <w:t xml:space="preserve"> </w:t>
      </w:r>
      <w:r w:rsidR="00983695">
        <w:rPr>
          <w:rFonts w:cs="Arial"/>
        </w:rPr>
        <w:fldChar w:fldCharType="begin"/>
      </w:r>
      <w:r w:rsidR="000348DA">
        <w:rPr>
          <w:rFonts w:cs="Arial"/>
        </w:rPr>
        <w:instrText xml:space="preserve"> ADDIN EN.CITE &lt;EndNote&gt;&lt;Cite&gt;&lt;Author&gt;Parijat&lt;/Author&gt;&lt;Year&gt;2021&lt;/Year&gt;&lt;RecNum&gt;4523&lt;/RecNum&gt;&lt;DisplayText&gt;(23)&lt;/DisplayText&gt;&lt;record&gt;&lt;rec-number&gt;4523&lt;/rec-number&gt;&lt;foreign-keys&gt;&lt;key app="EN" db-id="srt5vrexh90wrre2d0ovf9zze559pfrxweer" timestamp="1621602460"&gt;4523&lt;/key&gt;&lt;/foreign-keys&gt;&lt;ref-type name="Journal Article"&gt;17&lt;/ref-type&gt;&lt;contributors&gt;&lt;authors&gt;&lt;author&gt;Parijat, P.&lt;/author&gt;&lt;author&gt;Kondacs, L.&lt;/author&gt;&lt;author&gt;Alexandrovich, A.&lt;/author&gt;&lt;author&gt;Gautel, M.&lt;/author&gt;&lt;author&gt;Cobb, A. J. A.&lt;/author&gt;&lt;author&gt;Kampourakis, T.&lt;/author&gt;&lt;/authors&gt;&lt;/contributors&gt;&lt;auth-address&gt;Randall Centre for Cell and Molecular Biophysics, King&amp;apos;s College London, and British Heart Foundation Centre of Research Excellence, London SE1 1UL, United Kingdom.&amp;#xD;Department of Chemistry, King&amp;apos;s College London, 7 Trinity Street, London, SE1 1DB, United Kingdom.&lt;/auth-address&gt;&lt;titles&gt;&lt;title&gt;High Throughput Screen Identifies Small Molecule Effectors That Modulate Thin Filament Activation in Cardiac Muscle&lt;/title&gt;&lt;secondary-title&gt;ACS Chem Biol&lt;/secondary-title&gt;&lt;/titles&gt;&lt;periodical&gt;&lt;full-title&gt;ACS Chem Biol&lt;/full-title&gt;&lt;/periodical&gt;&lt;pages&gt;225-235&lt;/pages&gt;&lt;volume&gt;16&lt;/volume&gt;&lt;number&gt;1&lt;/number&gt;&lt;edition&gt;2020/12/15&lt;/edition&gt;&lt;dates&gt;&lt;year&gt;2021&lt;/year&gt;&lt;pub-dates&gt;&lt;date&gt;Jan 15&lt;/date&gt;&lt;/pub-dates&gt;&lt;/dates&gt;&lt;isbn&gt;1554-8937 (Electronic)&amp;#xD;1554-8929 (Linking)&lt;/isbn&gt;&lt;accession-num&gt;33315370&lt;/accession-num&gt;&lt;urls&gt;&lt;related-urls&gt;&lt;url&gt;https://www.ncbi.nlm.nih.gov/pubmed/33315370&lt;/url&gt;&lt;/related-urls&gt;&lt;/urls&gt;&lt;electronic-resource-num&gt;10.1021/acschembio.0c00908&lt;/electronic-resource-num&gt;&lt;/record&gt;&lt;/Cite&gt;&lt;/EndNote&gt;</w:instrText>
      </w:r>
      <w:r w:rsidR="00983695">
        <w:rPr>
          <w:rFonts w:cs="Arial"/>
        </w:rPr>
        <w:fldChar w:fldCharType="separate"/>
      </w:r>
      <w:r w:rsidR="000348DA">
        <w:rPr>
          <w:rFonts w:cs="Arial"/>
          <w:noProof/>
        </w:rPr>
        <w:t>(23)</w:t>
      </w:r>
      <w:r w:rsidR="00983695">
        <w:rPr>
          <w:rFonts w:cs="Arial"/>
        </w:rPr>
        <w:fldChar w:fldCharType="end"/>
      </w:r>
      <w:r w:rsidR="00FC1BD6">
        <w:rPr>
          <w:rFonts w:cs="Arial"/>
        </w:rPr>
        <w:t>.</w:t>
      </w:r>
      <w:r w:rsidR="00142045">
        <w:rPr>
          <w:rFonts w:cs="Arial"/>
        </w:rPr>
        <w:t xml:space="preserve"> In a complementary approach</w:t>
      </w:r>
      <w:r w:rsidR="003C5D34">
        <w:rPr>
          <w:rFonts w:cs="Arial"/>
        </w:rPr>
        <w:t xml:space="preserve">, </w:t>
      </w:r>
      <w:r w:rsidR="007715AA">
        <w:rPr>
          <w:rFonts w:cs="Arial"/>
        </w:rPr>
        <w:t xml:space="preserve">here </w:t>
      </w:r>
      <w:r w:rsidR="003C5D34">
        <w:rPr>
          <w:rFonts w:cs="Arial"/>
        </w:rPr>
        <w:t>we have designed a similar HTS</w:t>
      </w:r>
      <w:r w:rsidR="008322EF">
        <w:rPr>
          <w:rFonts w:cs="Arial"/>
        </w:rPr>
        <w:t xml:space="preserve"> </w:t>
      </w:r>
      <w:r w:rsidR="00D076A9">
        <w:rPr>
          <w:rFonts w:cs="Arial"/>
        </w:rPr>
        <w:t>a</w:t>
      </w:r>
      <w:r w:rsidR="008322EF">
        <w:rPr>
          <w:rFonts w:cs="Arial"/>
        </w:rPr>
        <w:t>ssay</w:t>
      </w:r>
      <w:r w:rsidR="003C5D34">
        <w:rPr>
          <w:rFonts w:cs="Arial"/>
        </w:rPr>
        <w:t xml:space="preserve"> for the interaction of the C-terminal lobe of </w:t>
      </w:r>
      <w:proofErr w:type="spellStart"/>
      <w:r w:rsidR="003C5D34">
        <w:rPr>
          <w:rFonts w:cs="Arial"/>
        </w:rPr>
        <w:t>cTnC</w:t>
      </w:r>
      <w:proofErr w:type="spellEnd"/>
      <w:r w:rsidR="003C5D34">
        <w:rPr>
          <w:rFonts w:cs="Arial"/>
        </w:rPr>
        <w:t xml:space="preserve"> (</w:t>
      </w:r>
      <w:proofErr w:type="spellStart"/>
      <w:r w:rsidR="003C5D34">
        <w:rPr>
          <w:rFonts w:cs="Arial"/>
        </w:rPr>
        <w:t>CcTnC</w:t>
      </w:r>
      <w:proofErr w:type="spellEnd"/>
      <w:r w:rsidR="003C5D34">
        <w:rPr>
          <w:rFonts w:cs="Arial"/>
        </w:rPr>
        <w:t>)</w:t>
      </w:r>
      <w:r w:rsidR="00982180">
        <w:rPr>
          <w:rFonts w:cs="Arial"/>
        </w:rPr>
        <w:t xml:space="preserve"> with the anchoring region of </w:t>
      </w:r>
      <w:proofErr w:type="spellStart"/>
      <w:r w:rsidR="00982180">
        <w:rPr>
          <w:rFonts w:cs="Arial"/>
        </w:rPr>
        <w:t>cTnI</w:t>
      </w:r>
      <w:proofErr w:type="spellEnd"/>
      <w:r w:rsidR="00982180">
        <w:rPr>
          <w:rFonts w:cs="Arial"/>
        </w:rPr>
        <w:t xml:space="preserve"> (</w:t>
      </w:r>
      <w:proofErr w:type="spellStart"/>
      <w:r w:rsidR="00982180">
        <w:rPr>
          <w:rFonts w:cs="Arial"/>
        </w:rPr>
        <w:t>cTnI</w:t>
      </w:r>
      <w:r w:rsidR="00982180" w:rsidRPr="00982180">
        <w:rPr>
          <w:rFonts w:cs="Arial"/>
          <w:vertAlign w:val="subscript"/>
        </w:rPr>
        <w:t>AR</w:t>
      </w:r>
      <w:proofErr w:type="spellEnd"/>
      <w:r w:rsidR="00982180">
        <w:rPr>
          <w:rFonts w:cs="Arial"/>
        </w:rPr>
        <w:t xml:space="preserve">) (Fig. 1C). </w:t>
      </w:r>
      <w:r w:rsidR="00C768CD">
        <w:rPr>
          <w:rFonts w:cs="Arial"/>
        </w:rPr>
        <w:t>C</w:t>
      </w:r>
      <w:r w:rsidR="005B4A28">
        <w:rPr>
          <w:rFonts w:cs="Arial"/>
        </w:rPr>
        <w:t xml:space="preserve">ardiomyopathy-associated mutations in </w:t>
      </w:r>
      <w:proofErr w:type="spellStart"/>
      <w:r w:rsidR="005B4A28">
        <w:rPr>
          <w:rFonts w:cs="Arial"/>
        </w:rPr>
        <w:t>CcTnC</w:t>
      </w:r>
      <w:proofErr w:type="spellEnd"/>
      <w:r w:rsidR="005B4A28">
        <w:rPr>
          <w:rFonts w:cs="Arial"/>
        </w:rPr>
        <w:t xml:space="preserve"> </w:t>
      </w:r>
      <w:r w:rsidR="008322EF">
        <w:rPr>
          <w:rFonts w:cs="Arial"/>
        </w:rPr>
        <w:t>(</w:t>
      </w:r>
      <w:proofErr w:type="gramStart"/>
      <w:r w:rsidR="008322EF">
        <w:rPr>
          <w:rFonts w:cs="Arial"/>
        </w:rPr>
        <w:t>e.g.</w:t>
      </w:r>
      <w:proofErr w:type="gramEnd"/>
      <w:r w:rsidR="008322EF">
        <w:rPr>
          <w:rFonts w:cs="Arial"/>
        </w:rPr>
        <w:t xml:space="preserve"> G</w:t>
      </w:r>
      <w:r w:rsidR="00BA4670">
        <w:rPr>
          <w:rFonts w:cs="Arial"/>
        </w:rPr>
        <w:t>ly</w:t>
      </w:r>
      <w:r w:rsidR="008322EF">
        <w:rPr>
          <w:rFonts w:cs="Arial"/>
        </w:rPr>
        <w:t>159</w:t>
      </w:r>
      <w:r w:rsidR="00BA4670">
        <w:rPr>
          <w:rFonts w:cs="Arial"/>
        </w:rPr>
        <w:t>Asp</w:t>
      </w:r>
      <w:r w:rsidR="008322EF">
        <w:rPr>
          <w:rFonts w:cs="Arial"/>
        </w:rPr>
        <w:t xml:space="preserve">) </w:t>
      </w:r>
      <w:r w:rsidR="005B4A28">
        <w:rPr>
          <w:rFonts w:cs="Arial"/>
        </w:rPr>
        <w:t xml:space="preserve">have been shown to alter its interaction with </w:t>
      </w:r>
      <w:proofErr w:type="spellStart"/>
      <w:r w:rsidR="005B4A28">
        <w:rPr>
          <w:rFonts w:cs="Arial"/>
        </w:rPr>
        <w:t>cTnI</w:t>
      </w:r>
      <w:r w:rsidR="005B4A28" w:rsidRPr="00982180">
        <w:rPr>
          <w:rFonts w:cs="Arial"/>
          <w:vertAlign w:val="subscript"/>
        </w:rPr>
        <w:t>AR</w:t>
      </w:r>
      <w:proofErr w:type="spellEnd"/>
      <w:r w:rsidR="005B4A28">
        <w:rPr>
          <w:rFonts w:cs="Arial"/>
        </w:rPr>
        <w:t xml:space="preserve"> and</w:t>
      </w:r>
      <w:r w:rsidR="00C768CD">
        <w:rPr>
          <w:rFonts w:cs="Arial"/>
        </w:rPr>
        <w:t xml:space="preserve"> </w:t>
      </w:r>
      <w:r w:rsidR="00E21224">
        <w:rPr>
          <w:rFonts w:cs="Arial"/>
        </w:rPr>
        <w:t xml:space="preserve">thereby </w:t>
      </w:r>
      <w:r w:rsidR="00CC3D0B">
        <w:rPr>
          <w:rFonts w:cs="Arial"/>
        </w:rPr>
        <w:t>modulate</w:t>
      </w:r>
      <w:r w:rsidR="00C768CD">
        <w:rPr>
          <w:rFonts w:cs="Arial"/>
        </w:rPr>
        <w:t xml:space="preserve"> myofilament </w:t>
      </w:r>
      <w:r w:rsidR="00E21224">
        <w:rPr>
          <w:rFonts w:cs="Arial"/>
        </w:rPr>
        <w:t xml:space="preserve">calcium sensitivity </w:t>
      </w:r>
      <w:r w:rsidR="00A24B20">
        <w:rPr>
          <w:rFonts w:cs="Arial"/>
        </w:rPr>
        <w:fldChar w:fldCharType="begin">
          <w:fldData xml:space="preserve">PEVuZE5vdGU+PENpdGU+PEF1dGhvcj5CYXJ5c2huaWtvdmE8L0F1dGhvcj48WWVhcj4yMDA4PC9Z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</w:fldData>
        </w:fldChar>
      </w:r>
      <w:r w:rsidR="000348DA">
        <w:rPr>
          <w:rFonts w:cs="Arial"/>
        </w:rPr>
        <w:instrText xml:space="preserve"> ADDIN EN.CITE </w:instrText>
      </w:r>
      <w:r w:rsidR="000348DA">
        <w:rPr>
          <w:rFonts w:cs="Arial"/>
        </w:rPr>
        <w:fldChar w:fldCharType="begin">
          <w:fldData xml:space="preserve">PEVuZE5vdGU+PENpdGU+PEF1dGhvcj5CYXJ5c2huaWtvdmE8L0F1dGhvcj48WWVhcj4yMDA4PC9Z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</w:fldData>
        </w:fldChar>
      </w:r>
      <w:r w:rsidR="000348DA">
        <w:rPr>
          <w:rFonts w:cs="Arial"/>
        </w:rPr>
        <w:instrText xml:space="preserve"> ADDIN EN.CITE.DATA </w:instrText>
      </w:r>
      <w:r w:rsidR="000348DA">
        <w:rPr>
          <w:rFonts w:cs="Arial"/>
        </w:rPr>
      </w:r>
      <w:r w:rsidR="000348DA">
        <w:rPr>
          <w:rFonts w:cs="Arial"/>
        </w:rPr>
        <w:fldChar w:fldCharType="end"/>
      </w:r>
      <w:r w:rsidR="00A24B20">
        <w:rPr>
          <w:rFonts w:cs="Arial"/>
        </w:rPr>
      </w:r>
      <w:r w:rsidR="00A24B20">
        <w:rPr>
          <w:rFonts w:cs="Arial"/>
        </w:rPr>
        <w:fldChar w:fldCharType="separate"/>
      </w:r>
      <w:r w:rsidR="000348DA">
        <w:rPr>
          <w:rFonts w:cs="Arial"/>
          <w:noProof/>
        </w:rPr>
        <w:t>(14, 26)</w:t>
      </w:r>
      <w:r w:rsidR="00A24B20">
        <w:rPr>
          <w:rFonts w:cs="Arial"/>
        </w:rPr>
        <w:fldChar w:fldCharType="end"/>
      </w:r>
      <w:r w:rsidR="00E21224">
        <w:rPr>
          <w:rFonts w:cs="Arial"/>
        </w:rPr>
        <w:t>, underlining the functional significance of this interaction</w:t>
      </w:r>
      <w:r w:rsidR="00E61718">
        <w:rPr>
          <w:rFonts w:cs="Arial"/>
        </w:rPr>
        <w:t>.</w:t>
      </w:r>
    </w:p>
    <w:p w14:paraId="4DC96C3C" w14:textId="4669E6CF" w:rsidR="007246D6" w:rsidRDefault="007246D6" w:rsidP="006B3D76">
      <w:pPr>
        <w:widowControl w:val="0"/>
        <w:spacing w:after="120" w:line="276" w:lineRule="auto"/>
        <w:rPr>
          <w:rFonts w:cs="Arial"/>
        </w:rPr>
      </w:pPr>
      <w:r>
        <w:rPr>
          <w:rFonts w:cs="Arial"/>
        </w:rPr>
        <w:t xml:space="preserve">To monitor the interaction of </w:t>
      </w:r>
      <w:proofErr w:type="spellStart"/>
      <w:r>
        <w:rPr>
          <w:rFonts w:cs="Arial"/>
        </w:rPr>
        <w:t>cTnC</w:t>
      </w:r>
      <w:proofErr w:type="spellEnd"/>
      <w:r>
        <w:rPr>
          <w:rFonts w:cs="Arial"/>
        </w:rPr>
        <w:t xml:space="preserve"> with </w:t>
      </w:r>
      <w:proofErr w:type="spellStart"/>
      <w:r>
        <w:rPr>
          <w:rFonts w:cs="Arial"/>
        </w:rPr>
        <w:t>cTnI</w:t>
      </w:r>
      <w:r w:rsidRPr="00982180">
        <w:rPr>
          <w:rFonts w:cs="Arial"/>
          <w:vertAlign w:val="subscript"/>
        </w:rPr>
        <w:t>AR</w:t>
      </w:r>
      <w:proofErr w:type="spellEnd"/>
      <w:r w:rsidR="00980B34">
        <w:rPr>
          <w:rFonts w:cs="Arial"/>
          <w:vertAlign w:val="subscript"/>
        </w:rPr>
        <w:t xml:space="preserve"> </w:t>
      </w:r>
      <w:r w:rsidR="00980B34">
        <w:rPr>
          <w:rFonts w:cs="Arial"/>
        </w:rPr>
        <w:t>in vitro</w:t>
      </w:r>
      <w:r>
        <w:rPr>
          <w:rFonts w:cs="Arial"/>
        </w:rPr>
        <w:t>,</w:t>
      </w:r>
      <w:r w:rsidR="006E0E8C">
        <w:rPr>
          <w:rFonts w:cs="Arial"/>
        </w:rPr>
        <w:t xml:space="preserve"> we have conjugated</w:t>
      </w:r>
      <w:r w:rsidR="006E0E8C" w:rsidRPr="006E0E8C">
        <w:rPr>
          <w:rFonts w:cs="Arial"/>
        </w:rPr>
        <w:t xml:space="preserve"> 6-carboxy-fluoresceine (FAM) </w:t>
      </w:r>
      <w:r w:rsidR="006E0E8C">
        <w:rPr>
          <w:rFonts w:cs="Arial"/>
        </w:rPr>
        <w:t xml:space="preserve">to the N-terminus of a peptide corresponding to </w:t>
      </w:r>
      <w:r w:rsidR="005F6553">
        <w:rPr>
          <w:rFonts w:cs="Arial"/>
        </w:rPr>
        <w:t xml:space="preserve">amino acid </w:t>
      </w:r>
      <w:r w:rsidR="00C26C21" w:rsidRPr="00AA73EA">
        <w:rPr>
          <w:rFonts w:cs="Arial"/>
        </w:rPr>
        <w:t xml:space="preserve">residues </w:t>
      </w:r>
      <w:r w:rsidR="005F6553" w:rsidRPr="00AA73EA">
        <w:rPr>
          <w:rFonts w:cs="Arial"/>
        </w:rPr>
        <w:t>39</w:t>
      </w:r>
      <w:r w:rsidR="00AA73EA">
        <w:rPr>
          <w:rFonts w:cs="Arial"/>
        </w:rPr>
        <w:t>-</w:t>
      </w:r>
      <w:r w:rsidR="00AA73EA" w:rsidRPr="00AA73EA">
        <w:rPr>
          <w:rFonts w:cs="Arial"/>
        </w:rPr>
        <w:t>64</w:t>
      </w:r>
      <w:r w:rsidR="00EF1558" w:rsidRPr="00AA73EA">
        <w:rPr>
          <w:rFonts w:cs="Arial"/>
        </w:rPr>
        <w:t xml:space="preserve"> of</w:t>
      </w:r>
      <w:r w:rsidR="00EF1558">
        <w:rPr>
          <w:rFonts w:cs="Arial"/>
        </w:rPr>
        <w:t xml:space="preserve"> human </w:t>
      </w:r>
      <w:proofErr w:type="spellStart"/>
      <w:r w:rsidR="00EF1558">
        <w:rPr>
          <w:rFonts w:cs="Arial"/>
        </w:rPr>
        <w:t>cTnI</w:t>
      </w:r>
      <w:proofErr w:type="spellEnd"/>
      <w:r w:rsidR="009B2780">
        <w:rPr>
          <w:rFonts w:cs="Arial"/>
        </w:rPr>
        <w:t xml:space="preserve"> (FAM-</w:t>
      </w:r>
      <w:proofErr w:type="spellStart"/>
      <w:r w:rsidR="009B2780">
        <w:rPr>
          <w:rFonts w:cs="Arial"/>
        </w:rPr>
        <w:t>cTnI</w:t>
      </w:r>
      <w:r w:rsidR="009B2780" w:rsidRPr="009B2780">
        <w:rPr>
          <w:rFonts w:cs="Arial"/>
          <w:vertAlign w:val="subscript"/>
        </w:rPr>
        <w:t>AR</w:t>
      </w:r>
      <w:proofErr w:type="spellEnd"/>
      <w:r w:rsidR="009B2780">
        <w:rPr>
          <w:rFonts w:cs="Arial"/>
        </w:rPr>
        <w:t>)</w:t>
      </w:r>
      <w:r w:rsidR="00770BE8">
        <w:rPr>
          <w:rFonts w:cs="Arial"/>
        </w:rPr>
        <w:t xml:space="preserve">. </w:t>
      </w:r>
      <w:r w:rsidR="00EF1558">
        <w:rPr>
          <w:rFonts w:cs="Arial"/>
        </w:rPr>
        <w:t>Titration of increasing concentrations o</w:t>
      </w:r>
      <w:r w:rsidR="00770BE8">
        <w:rPr>
          <w:rFonts w:cs="Arial"/>
        </w:rPr>
        <w:t xml:space="preserve">f </w:t>
      </w:r>
      <w:proofErr w:type="spellStart"/>
      <w:r w:rsidR="00770BE8">
        <w:rPr>
          <w:rFonts w:cs="Arial"/>
        </w:rPr>
        <w:t>cTnC</w:t>
      </w:r>
      <w:proofErr w:type="spellEnd"/>
      <w:r w:rsidR="00770BE8">
        <w:rPr>
          <w:rFonts w:cs="Arial"/>
        </w:rPr>
        <w:t xml:space="preserve"> into </w:t>
      </w:r>
      <w:r w:rsidR="00BF589E">
        <w:rPr>
          <w:rFonts w:cs="Arial"/>
        </w:rPr>
        <w:t>1</w:t>
      </w:r>
      <w:r w:rsidR="00770BE8">
        <w:rPr>
          <w:rFonts w:cs="Arial"/>
        </w:rPr>
        <w:t xml:space="preserve"> nmol/L </w:t>
      </w:r>
      <w:bookmarkStart w:id="14" w:name="OLE_LINK1"/>
      <w:r w:rsidR="00770BE8">
        <w:rPr>
          <w:rFonts w:cs="Arial"/>
        </w:rPr>
        <w:t>FAM-</w:t>
      </w:r>
      <w:proofErr w:type="spellStart"/>
      <w:r w:rsidR="00770BE8">
        <w:rPr>
          <w:rFonts w:cs="Arial"/>
        </w:rPr>
        <w:t>cTnI</w:t>
      </w:r>
      <w:r w:rsidR="00770BE8" w:rsidRPr="009B2780">
        <w:rPr>
          <w:rFonts w:cs="Arial"/>
          <w:vertAlign w:val="subscript"/>
        </w:rPr>
        <w:t>AR</w:t>
      </w:r>
      <w:proofErr w:type="spellEnd"/>
      <w:r w:rsidR="00C666E6">
        <w:rPr>
          <w:rFonts w:cs="Arial"/>
        </w:rPr>
        <w:t xml:space="preserve"> </w:t>
      </w:r>
      <w:bookmarkEnd w:id="14"/>
      <w:r w:rsidR="00C666E6">
        <w:rPr>
          <w:rFonts w:cs="Arial"/>
        </w:rPr>
        <w:t xml:space="preserve">increased the FP </w:t>
      </w:r>
      <w:r w:rsidR="00096E95">
        <w:rPr>
          <w:rFonts w:cs="Arial"/>
        </w:rPr>
        <w:t>measured f</w:t>
      </w:r>
      <w:r w:rsidR="003B6006">
        <w:rPr>
          <w:rFonts w:cs="Arial"/>
        </w:rPr>
        <w:t>r</w:t>
      </w:r>
      <w:r w:rsidR="00096E95">
        <w:rPr>
          <w:rFonts w:cs="Arial"/>
        </w:rPr>
        <w:t>om the FAM probe</w:t>
      </w:r>
      <w:r w:rsidR="00E327E0">
        <w:rPr>
          <w:rFonts w:cs="Arial"/>
        </w:rPr>
        <w:t xml:space="preserve"> in a concentration dependent manner</w:t>
      </w:r>
      <w:r w:rsidR="00CE23B8">
        <w:rPr>
          <w:rFonts w:cs="Arial"/>
        </w:rPr>
        <w:t>, indicating protein complex formation</w:t>
      </w:r>
      <w:r w:rsidR="00E5366E">
        <w:rPr>
          <w:rFonts w:cs="Arial"/>
        </w:rPr>
        <w:t xml:space="preserve"> (Fig. S1</w:t>
      </w:r>
      <w:r w:rsidR="006579A9">
        <w:rPr>
          <w:rFonts w:cs="Arial"/>
        </w:rPr>
        <w:t>A</w:t>
      </w:r>
      <w:r w:rsidR="00E5366E">
        <w:rPr>
          <w:rFonts w:cs="Arial"/>
        </w:rPr>
        <w:t>)</w:t>
      </w:r>
      <w:r w:rsidR="00CE23B8">
        <w:rPr>
          <w:rFonts w:cs="Arial"/>
        </w:rPr>
        <w:t xml:space="preserve">. </w:t>
      </w:r>
      <w:r w:rsidR="00E5366E">
        <w:rPr>
          <w:rFonts w:cs="Arial"/>
        </w:rPr>
        <w:t xml:space="preserve">Data points were fitted to a single-site binding model, which gave a </w:t>
      </w:r>
      <w:proofErr w:type="spellStart"/>
      <w:r w:rsidR="00E5366E">
        <w:rPr>
          <w:rFonts w:cs="Arial"/>
        </w:rPr>
        <w:t>K</w:t>
      </w:r>
      <w:r w:rsidR="00E5366E" w:rsidRPr="005E36E5">
        <w:rPr>
          <w:rFonts w:cs="Arial"/>
          <w:vertAlign w:val="subscript"/>
        </w:rPr>
        <w:t>d</w:t>
      </w:r>
      <w:proofErr w:type="spellEnd"/>
      <w:r w:rsidR="00E5366E">
        <w:rPr>
          <w:rFonts w:cs="Arial"/>
        </w:rPr>
        <w:t xml:space="preserve"> of </w:t>
      </w:r>
      <w:r w:rsidR="005E36E5">
        <w:rPr>
          <w:rFonts w:cs="Arial"/>
        </w:rPr>
        <w:t>about 1 nmol/L</w:t>
      </w:r>
      <w:r w:rsidR="006579A9">
        <w:rPr>
          <w:rFonts w:cs="Arial"/>
        </w:rPr>
        <w:t xml:space="preserve">. </w:t>
      </w:r>
      <w:r w:rsidR="00B16379">
        <w:rPr>
          <w:rFonts w:cs="Arial"/>
        </w:rPr>
        <w:t>We further confirmed the interaction using Microscale Thermophoresis</w:t>
      </w:r>
      <w:r w:rsidR="00AF7257">
        <w:rPr>
          <w:rFonts w:cs="Arial"/>
        </w:rPr>
        <w:t xml:space="preserve"> (MST)</w:t>
      </w:r>
      <w:r w:rsidR="00B16379">
        <w:rPr>
          <w:rFonts w:cs="Arial"/>
        </w:rPr>
        <w:t xml:space="preserve">. Alexa647-labelled </w:t>
      </w:r>
      <w:proofErr w:type="spellStart"/>
      <w:r w:rsidR="00B16379">
        <w:rPr>
          <w:rFonts w:cs="Arial"/>
        </w:rPr>
        <w:t>cTnC</w:t>
      </w:r>
      <w:proofErr w:type="spellEnd"/>
      <w:r w:rsidR="00B16379">
        <w:rPr>
          <w:rFonts w:cs="Arial"/>
        </w:rPr>
        <w:t xml:space="preserve"> was titrated against increasing concent</w:t>
      </w:r>
      <w:r w:rsidR="00330A60">
        <w:rPr>
          <w:rFonts w:cs="Arial"/>
        </w:rPr>
        <w:t>rations of</w:t>
      </w:r>
      <w:r w:rsidR="00330A60" w:rsidRPr="00330A60">
        <w:rPr>
          <w:rFonts w:cs="Arial"/>
        </w:rPr>
        <w:t xml:space="preserve"> </w:t>
      </w:r>
      <w:r w:rsidR="00330A60">
        <w:rPr>
          <w:rFonts w:cs="Arial"/>
        </w:rPr>
        <w:t>FAM-</w:t>
      </w:r>
      <w:proofErr w:type="spellStart"/>
      <w:r w:rsidR="00330A60">
        <w:rPr>
          <w:rFonts w:cs="Arial"/>
        </w:rPr>
        <w:t>cTnI</w:t>
      </w:r>
      <w:r w:rsidR="00330A60" w:rsidRPr="009B2780">
        <w:rPr>
          <w:rFonts w:cs="Arial"/>
          <w:vertAlign w:val="subscript"/>
        </w:rPr>
        <w:t>AR</w:t>
      </w:r>
      <w:proofErr w:type="spellEnd"/>
      <w:r w:rsidR="00330A60">
        <w:rPr>
          <w:rFonts w:cs="Arial"/>
        </w:rPr>
        <w:t xml:space="preserve">, </w:t>
      </w:r>
      <w:r w:rsidR="00794F85">
        <w:rPr>
          <w:rFonts w:cs="Arial"/>
        </w:rPr>
        <w:t xml:space="preserve">which </w:t>
      </w:r>
      <w:r w:rsidR="00ED3A4C">
        <w:rPr>
          <w:rFonts w:cs="Arial"/>
        </w:rPr>
        <w:t>resulted in a binding isotherm with</w:t>
      </w:r>
      <w:r w:rsidR="002551FE">
        <w:rPr>
          <w:rFonts w:cs="Arial"/>
        </w:rPr>
        <w:t xml:space="preserve"> a </w:t>
      </w:r>
      <w:proofErr w:type="spellStart"/>
      <w:r w:rsidR="00995938">
        <w:rPr>
          <w:rFonts w:cs="Arial"/>
        </w:rPr>
        <w:t>K</w:t>
      </w:r>
      <w:r w:rsidR="00995938" w:rsidRPr="00995938">
        <w:rPr>
          <w:rFonts w:cs="Arial"/>
          <w:vertAlign w:val="subscript"/>
        </w:rPr>
        <w:t>d</w:t>
      </w:r>
      <w:proofErr w:type="spellEnd"/>
      <w:r w:rsidR="00995938">
        <w:rPr>
          <w:rFonts w:cs="Arial"/>
        </w:rPr>
        <w:t xml:space="preserve"> of </w:t>
      </w:r>
      <w:r w:rsidR="008322EF">
        <w:rPr>
          <w:rFonts w:cs="Arial"/>
        </w:rPr>
        <w:t xml:space="preserve">about </w:t>
      </w:r>
      <w:r w:rsidR="00995938">
        <w:rPr>
          <w:rFonts w:cs="Arial"/>
        </w:rPr>
        <w:t>3 nmol/L</w:t>
      </w:r>
      <w:r w:rsidR="00743384">
        <w:rPr>
          <w:rFonts w:cs="Arial"/>
        </w:rPr>
        <w:t xml:space="preserve"> (Fig. S1A, inset)</w:t>
      </w:r>
      <w:r w:rsidR="00995938">
        <w:rPr>
          <w:rFonts w:cs="Arial"/>
        </w:rPr>
        <w:t>. Th</w:t>
      </w:r>
      <w:r w:rsidR="00ED3A4C">
        <w:rPr>
          <w:rFonts w:cs="Arial"/>
        </w:rPr>
        <w:t xml:space="preserve">e measured </w:t>
      </w:r>
      <w:proofErr w:type="spellStart"/>
      <w:r w:rsidR="00ED3A4C">
        <w:rPr>
          <w:rFonts w:cs="Arial"/>
        </w:rPr>
        <w:t>K</w:t>
      </w:r>
      <w:r w:rsidR="00ED3A4C" w:rsidRPr="00ED3A4C">
        <w:rPr>
          <w:rFonts w:cs="Arial"/>
          <w:vertAlign w:val="subscript"/>
        </w:rPr>
        <w:t>d</w:t>
      </w:r>
      <w:proofErr w:type="spellEnd"/>
      <w:r w:rsidR="00995938">
        <w:rPr>
          <w:rFonts w:cs="Arial"/>
        </w:rPr>
        <w:t xml:space="preserve"> </w:t>
      </w:r>
      <w:r w:rsidR="003C170E">
        <w:rPr>
          <w:rFonts w:cs="Arial"/>
        </w:rPr>
        <w:t xml:space="preserve">values </w:t>
      </w:r>
      <w:r w:rsidR="00ED3A4C">
        <w:rPr>
          <w:rFonts w:cs="Arial"/>
        </w:rPr>
        <w:t xml:space="preserve">are </w:t>
      </w:r>
      <w:r w:rsidR="005E36E5">
        <w:rPr>
          <w:rFonts w:cs="Arial"/>
        </w:rPr>
        <w:t xml:space="preserve">in </w:t>
      </w:r>
      <w:r w:rsidR="00497CE1">
        <w:rPr>
          <w:rFonts w:cs="Arial"/>
        </w:rPr>
        <w:t xml:space="preserve">very </w:t>
      </w:r>
      <w:r w:rsidR="005E36E5">
        <w:rPr>
          <w:rFonts w:cs="Arial"/>
        </w:rPr>
        <w:t>good agreement with previously published</w:t>
      </w:r>
      <w:r w:rsidR="00497CE1">
        <w:rPr>
          <w:rFonts w:cs="Arial"/>
        </w:rPr>
        <w:t xml:space="preserve"> results using surface plasmon resonance</w:t>
      </w:r>
      <w:r w:rsidR="00154D9B">
        <w:rPr>
          <w:rFonts w:cs="Arial"/>
        </w:rPr>
        <w:t xml:space="preserve"> </w:t>
      </w:r>
      <w:r w:rsidR="00497CE1">
        <w:rPr>
          <w:rFonts w:cs="Arial"/>
        </w:rPr>
        <w:t>spectroscopy</w:t>
      </w:r>
      <w:r w:rsidR="00975B94">
        <w:rPr>
          <w:rFonts w:cs="Arial"/>
        </w:rPr>
        <w:t xml:space="preserve"> using an un</w:t>
      </w:r>
      <w:r w:rsidR="00D979AF">
        <w:rPr>
          <w:rFonts w:cs="Arial"/>
        </w:rPr>
        <w:t>modified</w:t>
      </w:r>
      <w:r w:rsidR="00975B94">
        <w:rPr>
          <w:rFonts w:cs="Arial"/>
        </w:rPr>
        <w:t xml:space="preserve"> peptide</w:t>
      </w:r>
      <w:r w:rsidR="00497CE1">
        <w:rPr>
          <w:rFonts w:cs="Arial"/>
        </w:rPr>
        <w:t xml:space="preserve"> </w:t>
      </w:r>
      <w:r w:rsidR="00ED3A4C">
        <w:rPr>
          <w:rFonts w:cs="Arial"/>
        </w:rPr>
        <w:t>(</w:t>
      </w:r>
      <w:proofErr w:type="spellStart"/>
      <w:r w:rsidR="00ED3A4C">
        <w:rPr>
          <w:rFonts w:cs="Arial"/>
        </w:rPr>
        <w:t>K</w:t>
      </w:r>
      <w:r w:rsidR="00ED3A4C" w:rsidRPr="00ED3A4C">
        <w:rPr>
          <w:rFonts w:cs="Arial"/>
          <w:vertAlign w:val="subscript"/>
        </w:rPr>
        <w:t>d</w:t>
      </w:r>
      <w:proofErr w:type="spellEnd"/>
      <w:r w:rsidR="00ED3A4C">
        <w:rPr>
          <w:rFonts w:cs="Arial"/>
        </w:rPr>
        <w:t xml:space="preserve"> of about 3 nmol/L)</w:t>
      </w:r>
      <w:r w:rsidR="00743384">
        <w:rPr>
          <w:rFonts w:cs="Arial"/>
        </w:rPr>
        <w:t xml:space="preserve"> </w:t>
      </w:r>
      <w:r w:rsidR="00035243">
        <w:rPr>
          <w:rFonts w:cs="Arial"/>
        </w:rPr>
        <w:fldChar w:fldCharType="begin">
          <w:fldData xml:space="preserve">PEVuZE5vdGU+PENpdGU+PEF1dGhvcj5GZXJyaWVyZXM8L0F1dGhvcj48WWVhcj4yMDAwPC9ZZWFy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</w:fldData>
        </w:fldChar>
      </w:r>
      <w:r w:rsidR="000348DA">
        <w:rPr>
          <w:rFonts w:cs="Arial"/>
        </w:rPr>
        <w:instrText xml:space="preserve"> ADDIN EN.CITE </w:instrText>
      </w:r>
      <w:r w:rsidR="000348DA">
        <w:rPr>
          <w:rFonts w:cs="Arial"/>
        </w:rPr>
        <w:fldChar w:fldCharType="begin">
          <w:fldData xml:space="preserve">PEVuZE5vdGU+PENpdGU+PEF1dGhvcj5GZXJyaWVyZXM8L0F1dGhvcj48WWVhcj4yMDAwPC9ZZWFy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</w:fldData>
        </w:fldChar>
      </w:r>
      <w:r w:rsidR="000348DA">
        <w:rPr>
          <w:rFonts w:cs="Arial"/>
        </w:rPr>
        <w:instrText xml:space="preserve"> ADDIN EN.CITE.DATA </w:instrText>
      </w:r>
      <w:r w:rsidR="000348DA">
        <w:rPr>
          <w:rFonts w:cs="Arial"/>
        </w:rPr>
      </w:r>
      <w:r w:rsidR="000348DA">
        <w:rPr>
          <w:rFonts w:cs="Arial"/>
        </w:rPr>
        <w:fldChar w:fldCharType="end"/>
      </w:r>
      <w:r w:rsidR="00035243">
        <w:rPr>
          <w:rFonts w:cs="Arial"/>
        </w:rPr>
      </w:r>
      <w:r w:rsidR="00035243">
        <w:rPr>
          <w:rFonts w:cs="Arial"/>
        </w:rPr>
        <w:fldChar w:fldCharType="separate"/>
      </w:r>
      <w:r w:rsidR="000348DA">
        <w:rPr>
          <w:rFonts w:cs="Arial"/>
          <w:noProof/>
        </w:rPr>
        <w:t>(27)</w:t>
      </w:r>
      <w:r w:rsidR="00035243">
        <w:rPr>
          <w:rFonts w:cs="Arial"/>
        </w:rPr>
        <w:fldChar w:fldCharType="end"/>
      </w:r>
      <w:r w:rsidR="00975B94">
        <w:rPr>
          <w:rFonts w:cs="Arial"/>
        </w:rPr>
        <w:t>, suggesting that FAM-attachment to</w:t>
      </w:r>
      <w:r w:rsidR="00AC0218">
        <w:rPr>
          <w:rFonts w:cs="Arial"/>
        </w:rPr>
        <w:t xml:space="preserve"> the designed</w:t>
      </w:r>
      <w:r w:rsidR="00975B94">
        <w:rPr>
          <w:rFonts w:cs="Arial"/>
        </w:rPr>
        <w:t xml:space="preserve"> </w:t>
      </w:r>
      <w:proofErr w:type="spellStart"/>
      <w:r w:rsidR="00975B94">
        <w:rPr>
          <w:rFonts w:cs="Arial"/>
        </w:rPr>
        <w:t>cTnI</w:t>
      </w:r>
      <w:r w:rsidR="00975B94" w:rsidRPr="00AC0218">
        <w:rPr>
          <w:rFonts w:cs="Arial"/>
          <w:vertAlign w:val="subscript"/>
        </w:rPr>
        <w:t>AR</w:t>
      </w:r>
      <w:proofErr w:type="spellEnd"/>
      <w:r w:rsidR="00975B94">
        <w:rPr>
          <w:rFonts w:cs="Arial"/>
        </w:rPr>
        <w:t xml:space="preserve"> </w:t>
      </w:r>
      <w:r w:rsidR="00AC0218">
        <w:rPr>
          <w:rFonts w:cs="Arial"/>
        </w:rPr>
        <w:t xml:space="preserve">peptide </w:t>
      </w:r>
      <w:r w:rsidR="00975B94">
        <w:rPr>
          <w:rFonts w:cs="Arial"/>
        </w:rPr>
        <w:t xml:space="preserve">had no or little effect </w:t>
      </w:r>
      <w:r w:rsidR="00AC0218">
        <w:rPr>
          <w:rFonts w:cs="Arial"/>
        </w:rPr>
        <w:t xml:space="preserve">on </w:t>
      </w:r>
      <w:r w:rsidR="008E7191">
        <w:rPr>
          <w:rFonts w:cs="Arial"/>
        </w:rPr>
        <w:t>its</w:t>
      </w:r>
      <w:r w:rsidR="00AC0218">
        <w:rPr>
          <w:rFonts w:cs="Arial"/>
        </w:rPr>
        <w:t xml:space="preserve"> interaction</w:t>
      </w:r>
      <w:r w:rsidR="008E7191">
        <w:rPr>
          <w:rFonts w:cs="Arial"/>
        </w:rPr>
        <w:t xml:space="preserve"> with </w:t>
      </w:r>
      <w:proofErr w:type="spellStart"/>
      <w:r w:rsidR="008E7191">
        <w:rPr>
          <w:rFonts w:cs="Arial"/>
        </w:rPr>
        <w:t>CcTnC</w:t>
      </w:r>
      <w:proofErr w:type="spellEnd"/>
      <w:r w:rsidR="00AC0218">
        <w:rPr>
          <w:rFonts w:cs="Arial"/>
        </w:rPr>
        <w:t>.</w:t>
      </w:r>
    </w:p>
    <w:p w14:paraId="01711996" w14:textId="4FCF441C" w:rsidR="004702D2" w:rsidRDefault="005C31B4" w:rsidP="006B3D76">
      <w:pPr>
        <w:widowControl w:val="0"/>
        <w:spacing w:after="120" w:line="276" w:lineRule="auto"/>
        <w:rPr>
          <w:rFonts w:cs="Arial"/>
        </w:rPr>
      </w:pPr>
      <w:r>
        <w:rPr>
          <w:rFonts w:cs="Arial"/>
        </w:rPr>
        <w:t xml:space="preserve">We further validated the specificity of the </w:t>
      </w:r>
      <w:r w:rsidR="00443EEA">
        <w:rPr>
          <w:rFonts w:cs="Arial"/>
        </w:rPr>
        <w:t xml:space="preserve">interaction </w:t>
      </w:r>
      <w:r w:rsidR="001916A3">
        <w:rPr>
          <w:rFonts w:cs="Arial"/>
        </w:rPr>
        <w:t>between</w:t>
      </w:r>
      <w:r w:rsidR="00443EEA">
        <w:rPr>
          <w:rFonts w:cs="Arial"/>
        </w:rPr>
        <w:t xml:space="preserve"> </w:t>
      </w:r>
      <w:proofErr w:type="spellStart"/>
      <w:r w:rsidR="00443EEA">
        <w:rPr>
          <w:rFonts w:cs="Arial"/>
        </w:rPr>
        <w:t>cTnC</w:t>
      </w:r>
      <w:proofErr w:type="spellEnd"/>
      <w:r w:rsidR="00443EEA">
        <w:rPr>
          <w:rFonts w:cs="Arial"/>
        </w:rPr>
        <w:t xml:space="preserve"> and FAM-</w:t>
      </w:r>
      <w:proofErr w:type="spellStart"/>
      <w:r w:rsidR="00443EEA">
        <w:rPr>
          <w:rFonts w:cs="Arial"/>
        </w:rPr>
        <w:t>cTnI</w:t>
      </w:r>
      <w:r w:rsidR="00443EEA" w:rsidRPr="009B2780">
        <w:rPr>
          <w:rFonts w:cs="Arial"/>
          <w:vertAlign w:val="subscript"/>
        </w:rPr>
        <w:t>AR</w:t>
      </w:r>
      <w:proofErr w:type="spellEnd"/>
      <w:r w:rsidR="00443EEA">
        <w:rPr>
          <w:rFonts w:cs="Arial"/>
        </w:rPr>
        <w:t xml:space="preserve"> by titrating increasing concentrations of </w:t>
      </w:r>
      <w:proofErr w:type="spellStart"/>
      <w:r w:rsidR="001916A3">
        <w:rPr>
          <w:rFonts w:cs="Arial"/>
        </w:rPr>
        <w:t>unlabelled</w:t>
      </w:r>
      <w:proofErr w:type="spellEnd"/>
      <w:r w:rsidR="001916A3">
        <w:rPr>
          <w:rFonts w:cs="Arial"/>
        </w:rPr>
        <w:t xml:space="preserve"> </w:t>
      </w:r>
      <w:proofErr w:type="spellStart"/>
      <w:r w:rsidR="001916A3">
        <w:rPr>
          <w:rFonts w:cs="Arial"/>
        </w:rPr>
        <w:t>cTnI</w:t>
      </w:r>
      <w:r w:rsidR="001916A3" w:rsidRPr="009B2780">
        <w:rPr>
          <w:rFonts w:cs="Arial"/>
          <w:vertAlign w:val="subscript"/>
        </w:rPr>
        <w:t>AR</w:t>
      </w:r>
      <w:proofErr w:type="spellEnd"/>
      <w:r w:rsidR="001916A3">
        <w:rPr>
          <w:rFonts w:cs="Arial"/>
        </w:rPr>
        <w:t xml:space="preserve"> peptide into a mixture of 2 nmol/L FAM-</w:t>
      </w:r>
      <w:proofErr w:type="spellStart"/>
      <w:r w:rsidR="001916A3">
        <w:rPr>
          <w:rFonts w:cs="Arial"/>
        </w:rPr>
        <w:t>cTnI</w:t>
      </w:r>
      <w:r w:rsidR="001916A3" w:rsidRPr="009B2780">
        <w:rPr>
          <w:rFonts w:cs="Arial"/>
          <w:vertAlign w:val="subscript"/>
        </w:rPr>
        <w:t>AR</w:t>
      </w:r>
      <w:proofErr w:type="spellEnd"/>
      <w:r w:rsidR="001916A3">
        <w:rPr>
          <w:rFonts w:cs="Arial"/>
        </w:rPr>
        <w:t xml:space="preserve"> and 5 nmol/L </w:t>
      </w:r>
      <w:proofErr w:type="spellStart"/>
      <w:r w:rsidR="001916A3">
        <w:rPr>
          <w:rFonts w:cs="Arial"/>
        </w:rPr>
        <w:t>cTnC</w:t>
      </w:r>
      <w:proofErr w:type="spellEnd"/>
      <w:r w:rsidR="003F3E05">
        <w:rPr>
          <w:rFonts w:cs="Arial"/>
        </w:rPr>
        <w:t xml:space="preserve">, and monitored the reaction via </w:t>
      </w:r>
      <w:r w:rsidR="0060519C">
        <w:rPr>
          <w:rFonts w:cs="Arial"/>
        </w:rPr>
        <w:t xml:space="preserve">changes in </w:t>
      </w:r>
      <w:r w:rsidR="003F3E05">
        <w:rPr>
          <w:rFonts w:cs="Arial"/>
        </w:rPr>
        <w:t>FP</w:t>
      </w:r>
      <w:r w:rsidR="001916A3">
        <w:rPr>
          <w:rFonts w:cs="Arial"/>
        </w:rPr>
        <w:t xml:space="preserve">. The </w:t>
      </w:r>
      <w:proofErr w:type="spellStart"/>
      <w:r w:rsidR="002D53D1">
        <w:rPr>
          <w:rFonts w:cs="Arial"/>
        </w:rPr>
        <w:t>unlabel</w:t>
      </w:r>
      <w:r w:rsidR="00D714EC">
        <w:rPr>
          <w:rFonts w:cs="Arial"/>
        </w:rPr>
        <w:t>l</w:t>
      </w:r>
      <w:r w:rsidR="002D53D1">
        <w:rPr>
          <w:rFonts w:cs="Arial"/>
        </w:rPr>
        <w:t>ed</w:t>
      </w:r>
      <w:proofErr w:type="spellEnd"/>
      <w:r w:rsidR="001916A3">
        <w:rPr>
          <w:rFonts w:cs="Arial"/>
        </w:rPr>
        <w:t xml:space="preserve"> peptide decreased the FP</w:t>
      </w:r>
      <w:r w:rsidR="00A45AFB">
        <w:rPr>
          <w:rFonts w:cs="Arial"/>
        </w:rPr>
        <w:t xml:space="preserve"> in a concentration</w:t>
      </w:r>
      <w:r w:rsidR="008322EF">
        <w:rPr>
          <w:rFonts w:cs="Arial"/>
        </w:rPr>
        <w:t>-</w:t>
      </w:r>
      <w:r w:rsidR="00A45AFB">
        <w:rPr>
          <w:rFonts w:cs="Arial"/>
        </w:rPr>
        <w:t>dependent manner</w:t>
      </w:r>
      <w:r w:rsidR="001916A3">
        <w:rPr>
          <w:rFonts w:cs="Arial"/>
        </w:rPr>
        <w:t xml:space="preserve"> with an EC</w:t>
      </w:r>
      <w:r w:rsidR="001916A3" w:rsidRPr="00D946F2">
        <w:rPr>
          <w:rFonts w:cs="Arial"/>
          <w:vertAlign w:val="subscript"/>
        </w:rPr>
        <w:t>50</w:t>
      </w:r>
      <w:r w:rsidR="001916A3">
        <w:rPr>
          <w:rFonts w:cs="Arial"/>
        </w:rPr>
        <w:t xml:space="preserve"> of about </w:t>
      </w:r>
      <w:r w:rsidR="00D946F2">
        <w:rPr>
          <w:rFonts w:cs="Arial"/>
        </w:rPr>
        <w:t xml:space="preserve">2.6 nmol/L, indicating specific replacement of the </w:t>
      </w:r>
      <w:r w:rsidR="00A45AFB">
        <w:rPr>
          <w:rFonts w:cs="Arial"/>
        </w:rPr>
        <w:t>FAM-</w:t>
      </w:r>
      <w:r w:rsidR="00D946F2">
        <w:rPr>
          <w:rFonts w:cs="Arial"/>
        </w:rPr>
        <w:t xml:space="preserve">labelled with the </w:t>
      </w:r>
      <w:proofErr w:type="spellStart"/>
      <w:r w:rsidR="00D946F2">
        <w:rPr>
          <w:rFonts w:cs="Arial"/>
        </w:rPr>
        <w:t>unlabel</w:t>
      </w:r>
      <w:r w:rsidR="002C461B">
        <w:rPr>
          <w:rFonts w:cs="Arial"/>
        </w:rPr>
        <w:t>l</w:t>
      </w:r>
      <w:r w:rsidR="00D946F2">
        <w:rPr>
          <w:rFonts w:cs="Arial"/>
        </w:rPr>
        <w:t>ed</w:t>
      </w:r>
      <w:proofErr w:type="spellEnd"/>
      <w:r w:rsidR="00D946F2">
        <w:rPr>
          <w:rFonts w:cs="Arial"/>
        </w:rPr>
        <w:t xml:space="preserve"> </w:t>
      </w:r>
      <w:r w:rsidR="00A45AFB">
        <w:rPr>
          <w:rFonts w:cs="Arial"/>
        </w:rPr>
        <w:t>peptide in</w:t>
      </w:r>
      <w:r w:rsidR="00C201FF">
        <w:rPr>
          <w:rFonts w:cs="Arial"/>
        </w:rPr>
        <w:t xml:space="preserve"> the protein complex (Fig. S1B). </w:t>
      </w:r>
      <w:r w:rsidR="005B7279">
        <w:rPr>
          <w:rFonts w:cs="Arial"/>
        </w:rPr>
        <w:t xml:space="preserve">Moreover, the interaction of </w:t>
      </w:r>
      <w:proofErr w:type="spellStart"/>
      <w:r w:rsidR="005B7279">
        <w:rPr>
          <w:rFonts w:cs="Arial"/>
        </w:rPr>
        <w:t>cTnC</w:t>
      </w:r>
      <w:proofErr w:type="spellEnd"/>
      <w:r w:rsidR="005B7279">
        <w:rPr>
          <w:rFonts w:cs="Arial"/>
        </w:rPr>
        <w:t xml:space="preserve"> and </w:t>
      </w:r>
      <w:r w:rsidR="000665B2">
        <w:rPr>
          <w:rFonts w:cs="Arial"/>
        </w:rPr>
        <w:t>FAM-</w:t>
      </w:r>
      <w:proofErr w:type="spellStart"/>
      <w:r w:rsidR="005B7279">
        <w:rPr>
          <w:rFonts w:cs="Arial"/>
        </w:rPr>
        <w:t>cTnI</w:t>
      </w:r>
      <w:r w:rsidR="005B7279" w:rsidRPr="000665B2">
        <w:rPr>
          <w:rFonts w:cs="Arial"/>
          <w:vertAlign w:val="subscript"/>
        </w:rPr>
        <w:t>AR</w:t>
      </w:r>
      <w:proofErr w:type="spellEnd"/>
      <w:r w:rsidR="005B7279" w:rsidRPr="000665B2">
        <w:rPr>
          <w:rFonts w:cs="Arial"/>
          <w:vertAlign w:val="subscript"/>
        </w:rPr>
        <w:t xml:space="preserve"> </w:t>
      </w:r>
      <w:r w:rsidR="005B7279">
        <w:rPr>
          <w:rFonts w:cs="Arial"/>
        </w:rPr>
        <w:t xml:space="preserve">is very stable and </w:t>
      </w:r>
      <w:r w:rsidR="002D53D1">
        <w:rPr>
          <w:rFonts w:cs="Arial"/>
        </w:rPr>
        <w:t xml:space="preserve">was </w:t>
      </w:r>
      <w:r w:rsidR="005B7279">
        <w:rPr>
          <w:rFonts w:cs="Arial"/>
        </w:rPr>
        <w:t>not affected by DMSO concentration of up to 10%</w:t>
      </w:r>
      <w:r w:rsidR="002D53D1">
        <w:rPr>
          <w:rFonts w:cs="Arial"/>
        </w:rPr>
        <w:t xml:space="preserve"> </w:t>
      </w:r>
      <w:r w:rsidR="005B7279">
        <w:rPr>
          <w:rFonts w:cs="Arial"/>
        </w:rPr>
        <w:t>(v/v) (Fig. S1C).</w:t>
      </w:r>
      <w:r w:rsidR="002E1B34">
        <w:rPr>
          <w:rFonts w:cs="Arial"/>
        </w:rPr>
        <w:t xml:space="preserve"> </w:t>
      </w:r>
    </w:p>
    <w:p w14:paraId="7F3BB3B0" w14:textId="775517AE" w:rsidR="000D41CE" w:rsidRDefault="004702D2" w:rsidP="006B3D76">
      <w:pPr>
        <w:widowControl w:val="0"/>
        <w:spacing w:after="120" w:line="276" w:lineRule="auto"/>
        <w:rPr>
          <w:rFonts w:cs="Arial"/>
        </w:rPr>
      </w:pPr>
      <w:r>
        <w:rPr>
          <w:rFonts w:cs="Arial"/>
        </w:rPr>
        <w:t xml:space="preserve">We calculated the Z’-factor of </w:t>
      </w:r>
      <w:r w:rsidR="0054424A">
        <w:rPr>
          <w:rFonts w:cs="Arial"/>
        </w:rPr>
        <w:t xml:space="preserve">our HTS by adding either DMSO or 50 nmol/L </w:t>
      </w:r>
      <w:proofErr w:type="spellStart"/>
      <w:r w:rsidR="0054424A">
        <w:rPr>
          <w:rFonts w:cs="Arial"/>
        </w:rPr>
        <w:t>unlabelled</w:t>
      </w:r>
      <w:proofErr w:type="spellEnd"/>
      <w:r w:rsidR="0054424A">
        <w:rPr>
          <w:rFonts w:cs="Arial"/>
        </w:rPr>
        <w:t xml:space="preserve"> </w:t>
      </w:r>
      <w:proofErr w:type="spellStart"/>
      <w:r w:rsidR="0054424A">
        <w:rPr>
          <w:rFonts w:cs="Arial"/>
        </w:rPr>
        <w:t>cTnI</w:t>
      </w:r>
      <w:r w:rsidR="0054424A" w:rsidRPr="0054424A">
        <w:rPr>
          <w:rFonts w:cs="Arial"/>
          <w:vertAlign w:val="subscript"/>
        </w:rPr>
        <w:t>AR</w:t>
      </w:r>
      <w:proofErr w:type="spellEnd"/>
      <w:r w:rsidR="0054424A">
        <w:rPr>
          <w:rFonts w:cs="Arial"/>
        </w:rPr>
        <w:t xml:space="preserve"> peptide to 30 </w:t>
      </w:r>
      <w:r w:rsidR="002D53D1" w:rsidRPr="002D53D1">
        <w:rPr>
          <w:rFonts w:ascii="Symbol" w:hAnsi="Symbol" w:cs="Arial"/>
        </w:rPr>
        <w:t>m</w:t>
      </w:r>
      <w:r w:rsidR="0054424A">
        <w:rPr>
          <w:rFonts w:cs="Arial"/>
        </w:rPr>
        <w:t>L</w:t>
      </w:r>
      <w:r w:rsidR="00A75DA4">
        <w:rPr>
          <w:rFonts w:cs="Arial"/>
        </w:rPr>
        <w:t xml:space="preserve"> </w:t>
      </w:r>
      <w:r w:rsidR="00D076A9">
        <w:rPr>
          <w:rFonts w:cs="Arial"/>
        </w:rPr>
        <w:t>a</w:t>
      </w:r>
      <w:r w:rsidR="00A75DA4">
        <w:rPr>
          <w:rFonts w:cs="Arial"/>
        </w:rPr>
        <w:t>ssay mixture containing 2 nmol/L FAM-</w:t>
      </w:r>
      <w:proofErr w:type="spellStart"/>
      <w:r w:rsidR="00A75DA4">
        <w:rPr>
          <w:rFonts w:cs="Arial"/>
        </w:rPr>
        <w:t>cTnI</w:t>
      </w:r>
      <w:r w:rsidR="00A75DA4" w:rsidRPr="00A75DA4">
        <w:rPr>
          <w:rFonts w:cs="Arial"/>
          <w:vertAlign w:val="subscript"/>
        </w:rPr>
        <w:t>AR</w:t>
      </w:r>
      <w:proofErr w:type="spellEnd"/>
      <w:r w:rsidR="00A75DA4" w:rsidRPr="00A75DA4">
        <w:rPr>
          <w:rFonts w:cs="Arial"/>
          <w:vertAlign w:val="subscript"/>
        </w:rPr>
        <w:t xml:space="preserve"> </w:t>
      </w:r>
      <w:r w:rsidR="00A75DA4">
        <w:rPr>
          <w:rFonts w:cs="Arial"/>
        </w:rPr>
        <w:t xml:space="preserve">and 5 nmol/L </w:t>
      </w:r>
      <w:proofErr w:type="spellStart"/>
      <w:r w:rsidR="00A75DA4">
        <w:rPr>
          <w:rFonts w:cs="Arial"/>
        </w:rPr>
        <w:t>cTnC</w:t>
      </w:r>
      <w:proofErr w:type="spellEnd"/>
      <w:r w:rsidR="00D519D6">
        <w:rPr>
          <w:rFonts w:cs="Arial"/>
        </w:rPr>
        <w:t xml:space="preserve"> in 384-well plates</w:t>
      </w:r>
      <w:r w:rsidR="0031562C">
        <w:rPr>
          <w:rFonts w:cs="Arial"/>
        </w:rPr>
        <w:t xml:space="preserve"> </w:t>
      </w:r>
      <w:r w:rsidR="00A86DEA">
        <w:rPr>
          <w:rFonts w:cs="Arial"/>
        </w:rPr>
        <w:fldChar w:fldCharType="begin"/>
      </w:r>
      <w:r w:rsidR="000348DA">
        <w:rPr>
          <w:rFonts w:cs="Arial"/>
        </w:rPr>
        <w:instrText xml:space="preserve"> ADDIN EN.CITE &lt;EndNote&gt;&lt;Cite&gt;&lt;Author&gt;Zhang&lt;/Author&gt;&lt;Year&gt;1999&lt;/Year&gt;&lt;RecNum&gt;4352&lt;/RecNum&gt;&lt;DisplayText&gt;(28)&lt;/DisplayText&gt;&lt;record&gt;&lt;rec-number&gt;4352&lt;/rec-number&gt;&lt;foreign-keys&gt;&lt;key app="EN" db-id="srt5vrexh90wrre2d0ovf9zze559pfrxweer" timestamp="0"&gt;4352&lt;/key&gt;&lt;/foreign-keys&gt;&lt;ref-type name="Journal Article"&gt;17&lt;/ref-type&gt;&lt;contributors&gt;&lt;authors&gt;&lt;author&gt;Zhang, J. H.&lt;/author&gt;&lt;author&gt;Chung, T. D.&lt;/author&gt;&lt;author&gt;Oldenburg, K. R.&lt;/author&gt;&lt;/authors&gt;&lt;/contributors&gt;&lt;auth-address&gt;DuPont Pharmaceuticals Research Laboratories, Leads Discovery, DuPont Pharmaceuticals Company, Wilmington, Delaware.&lt;/auth-address&gt;&lt;titles&gt;&lt;title&gt;A Simple Statistical Parameter for Use in Evaluation and Validation of High Throughput Screening Assays&lt;/title&gt;&lt;secondary-title&gt;J Biomol Screen&lt;/secondary-title&gt;&lt;/titles&gt;&lt;pages&gt;67-73&lt;/pages&gt;&lt;volume&gt;4&lt;/volume&gt;&lt;number&gt;2&lt;/number&gt;&lt;dates&gt;&lt;year&gt;1999&lt;/year&gt;&lt;/dates&gt;&lt;isbn&gt;1552-454X (Electronic)&amp;#xD;1087-0571 (Linking)&lt;/isbn&gt;&lt;accession-num&gt;10838414&lt;/accession-num&gt;&lt;urls&gt;&lt;related-urls&gt;&lt;url&gt;https://www.ncbi.nlm.nih.gov/pubmed/10838414&lt;/url&gt;&lt;/related-urls&gt;&lt;/urls&gt;&lt;electronic-resource-num&gt;10.1177/108705719900400206&lt;/electronic-resource-num&gt;&lt;/record&gt;&lt;/Cite&gt;&lt;/EndNote&gt;</w:instrText>
      </w:r>
      <w:r w:rsidR="00A86DEA">
        <w:rPr>
          <w:rFonts w:cs="Arial"/>
        </w:rPr>
        <w:fldChar w:fldCharType="separate"/>
      </w:r>
      <w:r w:rsidR="000348DA">
        <w:rPr>
          <w:rFonts w:cs="Arial"/>
          <w:noProof/>
        </w:rPr>
        <w:t>(28)</w:t>
      </w:r>
      <w:r w:rsidR="00A86DEA">
        <w:rPr>
          <w:rFonts w:cs="Arial"/>
        </w:rPr>
        <w:fldChar w:fldCharType="end"/>
      </w:r>
      <w:r w:rsidR="00D519D6">
        <w:rPr>
          <w:rFonts w:cs="Arial"/>
        </w:rPr>
        <w:t xml:space="preserve"> (Fig. S1D)</w:t>
      </w:r>
      <w:r w:rsidR="002D53D1">
        <w:rPr>
          <w:rFonts w:cs="Arial"/>
        </w:rPr>
        <w:t>.</w:t>
      </w:r>
      <w:r w:rsidR="00D519D6">
        <w:rPr>
          <w:rFonts w:cs="Arial"/>
        </w:rPr>
        <w:t xml:space="preserve"> The calculated Z’-factor and signal-to-noise (S/N) ratio of about 0.8 and 44, respectively</w:t>
      </w:r>
      <w:r w:rsidR="008B6F29">
        <w:rPr>
          <w:rFonts w:cs="Arial"/>
        </w:rPr>
        <w:t xml:space="preserve">, </w:t>
      </w:r>
      <w:r w:rsidR="00D519D6">
        <w:rPr>
          <w:rFonts w:cs="Arial"/>
        </w:rPr>
        <w:t xml:space="preserve">suggest an excellent </w:t>
      </w:r>
      <w:r w:rsidR="00D076A9">
        <w:rPr>
          <w:rFonts w:cs="Arial"/>
        </w:rPr>
        <w:t>a</w:t>
      </w:r>
      <w:r w:rsidR="00D519D6">
        <w:rPr>
          <w:rFonts w:cs="Arial"/>
        </w:rPr>
        <w:t>ssay</w:t>
      </w:r>
      <w:r w:rsidR="008B6F29">
        <w:rPr>
          <w:rFonts w:cs="Arial"/>
        </w:rPr>
        <w:t>. Moreover, low ma</w:t>
      </w:r>
      <w:r w:rsidR="0067749A">
        <w:rPr>
          <w:rFonts w:cs="Arial"/>
        </w:rPr>
        <w:t xml:space="preserve">terial </w:t>
      </w:r>
      <w:r w:rsidR="00C96E26">
        <w:rPr>
          <w:rFonts w:cs="Arial"/>
        </w:rPr>
        <w:t>requirements (</w:t>
      </w:r>
      <w:proofErr w:type="gramStart"/>
      <w:r w:rsidR="00F55009">
        <w:rPr>
          <w:rFonts w:cs="Arial"/>
        </w:rPr>
        <w:t>i.e.</w:t>
      </w:r>
      <w:proofErr w:type="gramEnd"/>
      <w:r w:rsidR="00F55009">
        <w:rPr>
          <w:rFonts w:cs="Arial"/>
        </w:rPr>
        <w:t xml:space="preserve"> </w:t>
      </w:r>
      <w:r w:rsidR="000D41CE">
        <w:rPr>
          <w:rFonts w:cs="Arial"/>
        </w:rPr>
        <w:t xml:space="preserve">low </w:t>
      </w:r>
      <w:r w:rsidR="00F55009">
        <w:rPr>
          <w:rFonts w:cs="Arial"/>
        </w:rPr>
        <w:t xml:space="preserve">nanomolar concentration of reagents) </w:t>
      </w:r>
      <w:r w:rsidR="000D41CE">
        <w:rPr>
          <w:rFonts w:cs="Arial"/>
        </w:rPr>
        <w:t xml:space="preserve">made the developed </w:t>
      </w:r>
      <w:r w:rsidR="00D076A9">
        <w:rPr>
          <w:rFonts w:cs="Arial"/>
        </w:rPr>
        <w:t>a</w:t>
      </w:r>
      <w:r w:rsidR="000D41CE">
        <w:rPr>
          <w:rFonts w:cs="Arial"/>
        </w:rPr>
        <w:t xml:space="preserve">ssay highly cost-efficient and therefore </w:t>
      </w:r>
      <w:r w:rsidR="00D519D6">
        <w:rPr>
          <w:rFonts w:cs="Arial"/>
        </w:rPr>
        <w:t>very suitable for HTS applications</w:t>
      </w:r>
      <w:r w:rsidR="00411BE8">
        <w:rPr>
          <w:rFonts w:cs="Arial"/>
        </w:rPr>
        <w:t xml:space="preserve">. </w:t>
      </w:r>
    </w:p>
    <w:p w14:paraId="333ADD2E" w14:textId="55CD4ED2" w:rsidR="0087144A" w:rsidRPr="006B3D76" w:rsidRDefault="00301891" w:rsidP="006B3D76">
      <w:pPr>
        <w:spacing w:after="120" w:line="276" w:lineRule="auto"/>
        <w:ind w:left="720" w:hanging="720"/>
        <w:rPr>
          <w:rFonts w:cs="Arial"/>
          <w:b/>
          <w:bCs/>
        </w:rPr>
      </w:pPr>
      <w:r>
        <w:rPr>
          <w:rFonts w:cs="Arial"/>
          <w:b/>
          <w:bCs/>
        </w:rPr>
        <w:t xml:space="preserve">Pilot </w:t>
      </w:r>
      <w:r w:rsidR="0087144A">
        <w:rPr>
          <w:rFonts w:cs="Arial"/>
          <w:b/>
          <w:bCs/>
        </w:rPr>
        <w:t>Screen</w:t>
      </w:r>
      <w:r>
        <w:rPr>
          <w:rFonts w:cs="Arial"/>
          <w:b/>
          <w:bCs/>
        </w:rPr>
        <w:t>s</w:t>
      </w:r>
      <w:r w:rsidR="0087144A">
        <w:rPr>
          <w:rFonts w:cs="Arial"/>
          <w:b/>
          <w:bCs/>
        </w:rPr>
        <w:t xml:space="preserve"> of </w:t>
      </w:r>
      <w:r>
        <w:rPr>
          <w:rFonts w:cs="Arial"/>
          <w:b/>
          <w:bCs/>
        </w:rPr>
        <w:t>C</w:t>
      </w:r>
      <w:r w:rsidR="0087144A">
        <w:rPr>
          <w:rFonts w:cs="Arial"/>
          <w:b/>
          <w:bCs/>
        </w:rPr>
        <w:t xml:space="preserve">ommercially </w:t>
      </w:r>
      <w:r>
        <w:rPr>
          <w:rFonts w:cs="Arial"/>
          <w:b/>
          <w:bCs/>
        </w:rPr>
        <w:t>A</w:t>
      </w:r>
      <w:r w:rsidR="0087144A">
        <w:rPr>
          <w:rFonts w:cs="Arial"/>
          <w:b/>
          <w:bCs/>
        </w:rPr>
        <w:t xml:space="preserve">vailable </w:t>
      </w:r>
      <w:r>
        <w:rPr>
          <w:rFonts w:cs="Arial"/>
          <w:b/>
          <w:bCs/>
        </w:rPr>
        <w:t>C</w:t>
      </w:r>
      <w:r w:rsidR="0087144A">
        <w:rPr>
          <w:rFonts w:cs="Arial"/>
          <w:b/>
          <w:bCs/>
        </w:rPr>
        <w:t xml:space="preserve">ompound </w:t>
      </w:r>
      <w:r>
        <w:rPr>
          <w:rFonts w:cs="Arial"/>
          <w:b/>
          <w:bCs/>
        </w:rPr>
        <w:t>L</w:t>
      </w:r>
      <w:r w:rsidR="0087144A">
        <w:rPr>
          <w:rFonts w:cs="Arial"/>
          <w:b/>
          <w:bCs/>
        </w:rPr>
        <w:t>ibraries</w:t>
      </w:r>
      <w:r w:rsidR="008C268F">
        <w:rPr>
          <w:rFonts w:cs="Arial"/>
          <w:b/>
          <w:bCs/>
        </w:rPr>
        <w:t xml:space="preserve"> and Hit Validation</w:t>
      </w:r>
    </w:p>
    <w:p w14:paraId="3E0AAB6B" w14:textId="4AFBF8CE" w:rsidR="00301891" w:rsidRDefault="00301891" w:rsidP="006B3D76">
      <w:pPr>
        <w:widowControl w:val="0"/>
        <w:spacing w:after="120" w:line="276" w:lineRule="auto"/>
        <w:rPr>
          <w:rFonts w:cs="Arial"/>
        </w:rPr>
      </w:pPr>
      <w:r>
        <w:rPr>
          <w:rFonts w:cs="Arial"/>
        </w:rPr>
        <w:t>Using the de</w:t>
      </w:r>
      <w:r w:rsidR="00FE4811">
        <w:rPr>
          <w:rFonts w:cs="Arial"/>
        </w:rPr>
        <w:t>ve</w:t>
      </w:r>
      <w:r>
        <w:rPr>
          <w:rFonts w:cs="Arial"/>
        </w:rPr>
        <w:t>loped</w:t>
      </w:r>
      <w:r w:rsidR="00ED606B">
        <w:rPr>
          <w:rFonts w:cs="Arial"/>
        </w:rPr>
        <w:t xml:space="preserve"> </w:t>
      </w:r>
      <w:proofErr w:type="spellStart"/>
      <w:r w:rsidR="00ED606B">
        <w:rPr>
          <w:rFonts w:cs="Arial"/>
        </w:rPr>
        <w:t>cTnI</w:t>
      </w:r>
      <w:r w:rsidR="00ED606B" w:rsidRPr="00ED606B">
        <w:rPr>
          <w:rFonts w:cs="Arial"/>
          <w:vertAlign w:val="subscript"/>
        </w:rPr>
        <w:t>SP</w:t>
      </w:r>
      <w:proofErr w:type="spellEnd"/>
      <w:r w:rsidR="00ED606B">
        <w:rPr>
          <w:rFonts w:cs="Arial"/>
        </w:rPr>
        <w:t xml:space="preserve"> and </w:t>
      </w:r>
      <w:proofErr w:type="spellStart"/>
      <w:r w:rsidR="00ED606B">
        <w:rPr>
          <w:rFonts w:cs="Arial"/>
        </w:rPr>
        <w:t>cTnI</w:t>
      </w:r>
      <w:r w:rsidR="00ED606B" w:rsidRPr="00ED606B">
        <w:rPr>
          <w:rFonts w:cs="Arial"/>
          <w:vertAlign w:val="subscript"/>
        </w:rPr>
        <w:t>AR</w:t>
      </w:r>
      <w:proofErr w:type="spellEnd"/>
      <w:r>
        <w:rPr>
          <w:rFonts w:cs="Arial"/>
        </w:rPr>
        <w:t xml:space="preserve"> HTS </w:t>
      </w:r>
      <w:r w:rsidR="00D076A9">
        <w:rPr>
          <w:rFonts w:cs="Arial"/>
        </w:rPr>
        <w:t>a</w:t>
      </w:r>
      <w:r>
        <w:rPr>
          <w:rFonts w:cs="Arial"/>
        </w:rPr>
        <w:t xml:space="preserve">ssays we </w:t>
      </w:r>
      <w:r w:rsidR="00FE4811">
        <w:rPr>
          <w:rFonts w:cs="Arial"/>
        </w:rPr>
        <w:t>performed</w:t>
      </w:r>
      <w:r w:rsidR="00363228">
        <w:rPr>
          <w:rFonts w:cs="Arial"/>
        </w:rPr>
        <w:t xml:space="preserve"> single concentration </w:t>
      </w:r>
      <w:r w:rsidR="00FE4811">
        <w:rPr>
          <w:rFonts w:cs="Arial"/>
        </w:rPr>
        <w:lastRenderedPageBreak/>
        <w:t xml:space="preserve">screens of three commercially available compound </w:t>
      </w:r>
      <w:r w:rsidR="00491D2F">
        <w:rPr>
          <w:rFonts w:cs="Arial"/>
        </w:rPr>
        <w:t>libraries</w:t>
      </w:r>
      <w:r w:rsidR="00FE4811">
        <w:rPr>
          <w:rFonts w:cs="Arial"/>
        </w:rPr>
        <w:t xml:space="preserve"> </w:t>
      </w:r>
      <w:r w:rsidR="00B56C18">
        <w:rPr>
          <w:rFonts w:cs="Arial"/>
        </w:rPr>
        <w:t xml:space="preserve">(ENZO </w:t>
      </w:r>
      <w:proofErr w:type="spellStart"/>
      <w:r w:rsidR="00B56C18">
        <w:rPr>
          <w:rFonts w:cs="Arial"/>
        </w:rPr>
        <w:t>Screenwell</w:t>
      </w:r>
      <w:proofErr w:type="spellEnd"/>
      <w:r w:rsidR="00B56C18">
        <w:rPr>
          <w:rFonts w:cs="Arial"/>
        </w:rPr>
        <w:t xml:space="preserve"> V2, </w:t>
      </w:r>
      <w:proofErr w:type="spellStart"/>
      <w:r w:rsidR="00B56C18">
        <w:rPr>
          <w:rFonts w:cs="Arial"/>
        </w:rPr>
        <w:t>TOCR</w:t>
      </w:r>
      <w:r w:rsidR="006F5953">
        <w:rPr>
          <w:rFonts w:cs="Arial"/>
        </w:rPr>
        <w:t>I</w:t>
      </w:r>
      <w:r w:rsidR="00B56C18">
        <w:rPr>
          <w:rFonts w:cs="Arial"/>
        </w:rPr>
        <w:t>Screen</w:t>
      </w:r>
      <w:proofErr w:type="spellEnd"/>
      <w:r w:rsidR="00B56C18">
        <w:rPr>
          <w:rFonts w:cs="Arial"/>
        </w:rPr>
        <w:t xml:space="preserve"> and </w:t>
      </w:r>
      <w:r w:rsidR="006F5953">
        <w:rPr>
          <w:rFonts w:cs="Arial"/>
        </w:rPr>
        <w:t xml:space="preserve">Sigma </w:t>
      </w:r>
      <w:r w:rsidR="00B56C18">
        <w:rPr>
          <w:rFonts w:cs="Arial"/>
        </w:rPr>
        <w:t>LOP</w:t>
      </w:r>
      <w:r w:rsidR="006F5953">
        <w:rPr>
          <w:rFonts w:cs="Arial"/>
        </w:rPr>
        <w:t>AC</w:t>
      </w:r>
      <w:r w:rsidR="006F5953" w:rsidRPr="006F5953">
        <w:rPr>
          <w:rFonts w:cs="Arial"/>
          <w:vertAlign w:val="superscript"/>
        </w:rPr>
        <w:t>®</w:t>
      </w:r>
      <w:r w:rsidR="006F5953">
        <w:rPr>
          <w:rFonts w:cs="Arial"/>
        </w:rPr>
        <w:t xml:space="preserve"> 1280) </w:t>
      </w:r>
      <w:r w:rsidR="00FE4811">
        <w:rPr>
          <w:rFonts w:cs="Arial"/>
        </w:rPr>
        <w:t xml:space="preserve">with a total of </w:t>
      </w:r>
      <w:r w:rsidR="0065384E">
        <w:rPr>
          <w:rFonts w:cs="Arial"/>
        </w:rPr>
        <w:t>&gt;</w:t>
      </w:r>
      <w:r w:rsidR="00FE4811">
        <w:rPr>
          <w:rFonts w:cs="Arial"/>
        </w:rPr>
        <w:t>3000 compounds</w:t>
      </w:r>
      <w:r w:rsidR="008C268F">
        <w:rPr>
          <w:rFonts w:cs="Arial"/>
        </w:rPr>
        <w:t xml:space="preserve"> </w:t>
      </w:r>
      <w:r w:rsidR="006D10EF">
        <w:rPr>
          <w:rFonts w:cs="Arial"/>
        </w:rPr>
        <w:t xml:space="preserve">in 384-well format </w:t>
      </w:r>
      <w:r w:rsidR="008C268F">
        <w:rPr>
          <w:rFonts w:cs="Arial"/>
        </w:rPr>
        <w:t>(Fig. 1D)</w:t>
      </w:r>
      <w:r w:rsidR="00FE4811">
        <w:rPr>
          <w:rFonts w:cs="Arial"/>
        </w:rPr>
        <w:t>.</w:t>
      </w:r>
      <w:r w:rsidR="005D6DA9">
        <w:rPr>
          <w:rFonts w:cs="Arial"/>
        </w:rPr>
        <w:t xml:space="preserve"> </w:t>
      </w:r>
      <w:r w:rsidR="006D10EF">
        <w:rPr>
          <w:rFonts w:cs="Arial"/>
        </w:rPr>
        <w:t xml:space="preserve"> Negative and positive control wells were included in each plate and gave consistent Z’-factors of about 0.8 for each screening plate. </w:t>
      </w:r>
      <w:r w:rsidR="00363228">
        <w:rPr>
          <w:rFonts w:cs="Arial"/>
        </w:rPr>
        <w:t xml:space="preserve">Each compound was tested at a concentration of 50 </w:t>
      </w:r>
      <w:r w:rsidR="00363228" w:rsidRPr="00104623">
        <w:rPr>
          <w:rFonts w:ascii="Symbol" w:hAnsi="Symbol" w:cs="Arial"/>
        </w:rPr>
        <w:t>m</w:t>
      </w:r>
      <w:r w:rsidR="00363228">
        <w:rPr>
          <w:rFonts w:cs="Arial"/>
        </w:rPr>
        <w:t>mol/L</w:t>
      </w:r>
      <w:r w:rsidR="00104623">
        <w:rPr>
          <w:rFonts w:cs="Arial"/>
        </w:rPr>
        <w:t xml:space="preserve"> and 10 </w:t>
      </w:r>
      <w:r w:rsidR="00104623" w:rsidRPr="00104623">
        <w:rPr>
          <w:rFonts w:ascii="Symbol" w:hAnsi="Symbol" w:cs="Arial"/>
        </w:rPr>
        <w:t>m</w:t>
      </w:r>
      <w:r w:rsidR="00104623">
        <w:rPr>
          <w:rFonts w:cs="Arial"/>
        </w:rPr>
        <w:t xml:space="preserve">mol/L for the </w:t>
      </w:r>
      <w:proofErr w:type="spellStart"/>
      <w:r w:rsidR="00104623">
        <w:rPr>
          <w:rFonts w:cs="Arial"/>
        </w:rPr>
        <w:t>cTnI</w:t>
      </w:r>
      <w:r w:rsidR="00104623" w:rsidRPr="00104623">
        <w:rPr>
          <w:rFonts w:cs="Arial"/>
          <w:vertAlign w:val="subscript"/>
        </w:rPr>
        <w:t>SP</w:t>
      </w:r>
      <w:proofErr w:type="spellEnd"/>
      <w:r w:rsidR="00104623">
        <w:rPr>
          <w:rFonts w:cs="Arial"/>
        </w:rPr>
        <w:t xml:space="preserve"> and </w:t>
      </w:r>
      <w:proofErr w:type="spellStart"/>
      <w:r w:rsidR="00104623">
        <w:rPr>
          <w:rFonts w:cs="Arial"/>
        </w:rPr>
        <w:t>cTnI</w:t>
      </w:r>
      <w:r w:rsidR="00104623" w:rsidRPr="00104623">
        <w:rPr>
          <w:rFonts w:cs="Arial"/>
          <w:vertAlign w:val="subscript"/>
        </w:rPr>
        <w:t>AR</w:t>
      </w:r>
      <w:proofErr w:type="spellEnd"/>
      <w:r w:rsidR="00104623">
        <w:rPr>
          <w:rFonts w:cs="Arial"/>
        </w:rPr>
        <w:t xml:space="preserve"> screen, respectively.</w:t>
      </w:r>
      <w:r w:rsidR="004E0913">
        <w:rPr>
          <w:rFonts w:cs="Arial"/>
        </w:rPr>
        <w:t xml:space="preserve"> </w:t>
      </w:r>
      <w:r w:rsidR="003E46C6">
        <w:rPr>
          <w:rFonts w:cs="Arial"/>
        </w:rPr>
        <w:t xml:space="preserve">Hits were defined as compounds that changed the </w:t>
      </w:r>
      <w:r w:rsidR="00922238">
        <w:rPr>
          <w:rFonts w:cs="Arial"/>
        </w:rPr>
        <w:t xml:space="preserve">average </w:t>
      </w:r>
      <w:r w:rsidR="003E46C6">
        <w:rPr>
          <w:rFonts w:cs="Arial"/>
        </w:rPr>
        <w:t xml:space="preserve">FP </w:t>
      </w:r>
      <w:r w:rsidR="0087477B">
        <w:rPr>
          <w:rFonts w:cs="Arial"/>
        </w:rPr>
        <w:t xml:space="preserve">value </w:t>
      </w:r>
      <w:r w:rsidR="003E46C6">
        <w:rPr>
          <w:rFonts w:cs="Arial"/>
        </w:rPr>
        <w:t>more than five-times the standard deviation (SD)</w:t>
      </w:r>
      <w:r w:rsidR="00CC36A9">
        <w:rPr>
          <w:rFonts w:cs="Arial"/>
        </w:rPr>
        <w:t xml:space="preserve"> (</w:t>
      </w:r>
      <w:r w:rsidR="00E43036">
        <w:rPr>
          <w:rFonts w:cs="Arial"/>
        </w:rPr>
        <w:t>Fig</w:t>
      </w:r>
      <w:r w:rsidR="00CC36A9">
        <w:rPr>
          <w:rFonts w:cs="Arial"/>
        </w:rPr>
        <w:t>. 1D, red lines)</w:t>
      </w:r>
      <w:r w:rsidR="0087477B">
        <w:rPr>
          <w:rFonts w:cs="Arial"/>
        </w:rPr>
        <w:t xml:space="preserve">. </w:t>
      </w:r>
      <w:r w:rsidR="001A6AF3">
        <w:rPr>
          <w:rFonts w:cs="Arial"/>
        </w:rPr>
        <w:t>Moreover, c</w:t>
      </w:r>
      <w:r w:rsidR="00357F31">
        <w:rPr>
          <w:rFonts w:cs="Arial"/>
        </w:rPr>
        <w:t xml:space="preserve">ompounds that </w:t>
      </w:r>
      <w:r w:rsidR="00B62FE5">
        <w:rPr>
          <w:rFonts w:cs="Arial"/>
        </w:rPr>
        <w:t xml:space="preserve">either </w:t>
      </w:r>
      <w:r w:rsidR="00357F31">
        <w:rPr>
          <w:rFonts w:cs="Arial"/>
        </w:rPr>
        <w:t>increased or decreased the total fluorescence intensity</w:t>
      </w:r>
      <w:r w:rsidR="004E28EE">
        <w:rPr>
          <w:rFonts w:cs="Arial"/>
        </w:rPr>
        <w:t xml:space="preserve"> (FI)</w:t>
      </w:r>
      <w:r w:rsidR="00161BBB">
        <w:rPr>
          <w:rFonts w:cs="Arial"/>
        </w:rPr>
        <w:t xml:space="preserve"> more than five-times the SD</w:t>
      </w:r>
      <w:r w:rsidR="00357F31">
        <w:rPr>
          <w:rFonts w:cs="Arial"/>
        </w:rPr>
        <w:t xml:space="preserve"> were removed from </w:t>
      </w:r>
      <w:r w:rsidR="00B62FE5">
        <w:rPr>
          <w:rFonts w:cs="Arial"/>
        </w:rPr>
        <w:t xml:space="preserve">further </w:t>
      </w:r>
      <w:r w:rsidR="00357F31">
        <w:rPr>
          <w:rFonts w:cs="Arial"/>
        </w:rPr>
        <w:t xml:space="preserve">analysis, indicating either compound aggregation or unspecific interactions with the fluorophore or protein complex. </w:t>
      </w:r>
    </w:p>
    <w:p w14:paraId="594C8FC9" w14:textId="084FE087" w:rsidR="00E24411" w:rsidRDefault="002E1CC9" w:rsidP="0050686C">
      <w:pPr>
        <w:widowControl w:val="0"/>
        <w:spacing w:after="120" w:line="276" w:lineRule="auto"/>
        <w:rPr>
          <w:rFonts w:cs="Arial"/>
        </w:rPr>
      </w:pPr>
      <w:r>
        <w:rPr>
          <w:rFonts w:cs="Arial"/>
        </w:rPr>
        <w:t xml:space="preserve">Although we identified </w:t>
      </w:r>
      <w:r w:rsidR="0013563D">
        <w:rPr>
          <w:rFonts w:cs="Arial"/>
        </w:rPr>
        <w:t>a large number of compounds that decreased the FP</w:t>
      </w:r>
      <w:r w:rsidR="0012746B">
        <w:rPr>
          <w:rFonts w:cs="Arial"/>
        </w:rPr>
        <w:t xml:space="preserve"> values in the</w:t>
      </w:r>
      <w:r w:rsidR="008F0314">
        <w:rPr>
          <w:rFonts w:cs="Arial"/>
        </w:rPr>
        <w:t xml:space="preserve"> </w:t>
      </w:r>
      <w:proofErr w:type="spellStart"/>
      <w:r w:rsidR="00E609A0">
        <w:rPr>
          <w:rFonts w:cs="Arial"/>
        </w:rPr>
        <w:t>cTnC</w:t>
      </w:r>
      <w:proofErr w:type="spellEnd"/>
      <w:r w:rsidR="00E609A0">
        <w:rPr>
          <w:rFonts w:cs="Arial"/>
        </w:rPr>
        <w:t>/</w:t>
      </w:r>
      <w:proofErr w:type="spellStart"/>
      <w:r w:rsidR="008538C0">
        <w:rPr>
          <w:rFonts w:cs="Arial"/>
        </w:rPr>
        <w:t>cTnI</w:t>
      </w:r>
      <w:r w:rsidR="008538C0" w:rsidRPr="008538C0">
        <w:rPr>
          <w:rFonts w:cs="Arial"/>
          <w:vertAlign w:val="subscript"/>
        </w:rPr>
        <w:t>SP</w:t>
      </w:r>
      <w:proofErr w:type="spellEnd"/>
      <w:r w:rsidR="008538C0" w:rsidRPr="00C41F34">
        <w:rPr>
          <w:rFonts w:cs="Arial"/>
        </w:rPr>
        <w:t xml:space="preserve"> </w:t>
      </w:r>
      <w:r w:rsidR="00C41F34" w:rsidRPr="00C41F34">
        <w:rPr>
          <w:rFonts w:cs="Arial"/>
        </w:rPr>
        <w:t>screen</w:t>
      </w:r>
      <w:r w:rsidR="00C41F34">
        <w:rPr>
          <w:rFonts w:cs="Arial"/>
          <w:vertAlign w:val="subscript"/>
        </w:rPr>
        <w:t xml:space="preserve"> </w:t>
      </w:r>
      <w:r w:rsidR="008538C0">
        <w:rPr>
          <w:rFonts w:cs="Arial"/>
        </w:rPr>
        <w:t xml:space="preserve">and therefore </w:t>
      </w:r>
      <w:r w:rsidR="000E3020">
        <w:rPr>
          <w:rFonts w:cs="Arial"/>
        </w:rPr>
        <w:t xml:space="preserve">could act as potential </w:t>
      </w:r>
      <w:r w:rsidR="00C41F34">
        <w:rPr>
          <w:rFonts w:cs="Arial"/>
        </w:rPr>
        <w:t>inhibitors</w:t>
      </w:r>
      <w:r w:rsidR="000E3020">
        <w:rPr>
          <w:rFonts w:cs="Arial"/>
        </w:rPr>
        <w:t xml:space="preserve"> of the </w:t>
      </w:r>
      <w:proofErr w:type="spellStart"/>
      <w:r w:rsidR="008322EF">
        <w:rPr>
          <w:rFonts w:cs="Arial"/>
        </w:rPr>
        <w:t>N</w:t>
      </w:r>
      <w:r w:rsidR="000E3020">
        <w:rPr>
          <w:rFonts w:cs="Arial"/>
        </w:rPr>
        <w:t>cTnC-cTnI</w:t>
      </w:r>
      <w:proofErr w:type="spellEnd"/>
      <w:r w:rsidR="000E3020">
        <w:rPr>
          <w:rFonts w:cs="Arial"/>
        </w:rPr>
        <w:t xml:space="preserve"> switch peptide interaction</w:t>
      </w:r>
      <w:r w:rsidR="00086A32">
        <w:rPr>
          <w:rFonts w:cs="Arial"/>
        </w:rPr>
        <w:t xml:space="preserve"> </w:t>
      </w:r>
      <w:r w:rsidR="00086A32">
        <w:rPr>
          <w:rFonts w:cs="Arial"/>
        </w:rPr>
        <w:fldChar w:fldCharType="begin"/>
      </w:r>
      <w:r w:rsidR="000348DA">
        <w:rPr>
          <w:rFonts w:cs="Arial"/>
        </w:rPr>
        <w:instrText xml:space="preserve"> ADDIN EN.CITE &lt;EndNote&gt;&lt;Cite&gt;&lt;Author&gt;Parijat&lt;/Author&gt;&lt;Year&gt;2021&lt;/Year&gt;&lt;RecNum&gt;4523&lt;/RecNum&gt;&lt;DisplayText&gt;(23)&lt;/DisplayText&gt;&lt;record&gt;&lt;rec-number&gt;4523&lt;/rec-number&gt;&lt;foreign-keys&gt;&lt;key app="EN" db-id="srt5vrexh90wrre2d0ovf9zze559pfrxweer" timestamp="1621602460"&gt;4523&lt;/key&gt;&lt;/foreign-keys&gt;&lt;ref-type name="Journal Article"&gt;17&lt;/ref-type&gt;&lt;contributors&gt;&lt;authors&gt;&lt;author&gt;Parijat, P.&lt;/author&gt;&lt;author&gt;Kondacs, L.&lt;/author&gt;&lt;author&gt;Alexandrovich, A.&lt;/author&gt;&lt;author&gt;Gautel, M.&lt;/author&gt;&lt;author&gt;Cobb, A. J. A.&lt;/author&gt;&lt;author&gt;Kampourakis, T.&lt;/author&gt;&lt;/authors&gt;&lt;/contributors&gt;&lt;auth-address&gt;Randall Centre for Cell and Molecular Biophysics, King&amp;apos;s College London, and British Heart Foundation Centre of Research Excellence, London SE1 1UL, United Kingdom.&amp;#xD;Department of Chemistry, King&amp;apos;s College London, 7 Trinity Street, London, SE1 1DB, United Kingdom.&lt;/auth-address&gt;&lt;titles&gt;&lt;title&gt;High Throughput Screen Identifies Small Molecule Effectors That Modulate Thin Filament Activation in Cardiac Muscle&lt;/title&gt;&lt;secondary-title&gt;ACS Chem Biol&lt;/secondary-title&gt;&lt;/titles&gt;&lt;periodical&gt;&lt;full-title&gt;ACS Chem Biol&lt;/full-title&gt;&lt;/periodical&gt;&lt;pages&gt;225-235&lt;/pages&gt;&lt;volume&gt;16&lt;/volume&gt;&lt;number&gt;1&lt;/number&gt;&lt;edition&gt;2020/12/15&lt;/edition&gt;&lt;dates&gt;&lt;year&gt;2021&lt;/year&gt;&lt;pub-dates&gt;&lt;date&gt;Jan 15&lt;/date&gt;&lt;/pub-dates&gt;&lt;/dates&gt;&lt;isbn&gt;1554-8937 (Electronic)&amp;#xD;1554-8929 (Linking)&lt;/isbn&gt;&lt;accession-num&gt;33315370&lt;/accession-num&gt;&lt;urls&gt;&lt;related-urls&gt;&lt;url&gt;https://www.ncbi.nlm.nih.gov/pubmed/33315370&lt;/url&gt;&lt;/related-urls&gt;&lt;/urls&gt;&lt;electronic-resource-num&gt;10.1021/acschembio.0c00908&lt;/electronic-resource-num&gt;&lt;/record&gt;&lt;/Cite&gt;&lt;/EndNote&gt;</w:instrText>
      </w:r>
      <w:r w:rsidR="00086A32">
        <w:rPr>
          <w:rFonts w:cs="Arial"/>
        </w:rPr>
        <w:fldChar w:fldCharType="separate"/>
      </w:r>
      <w:r w:rsidR="000348DA">
        <w:rPr>
          <w:rFonts w:cs="Arial"/>
          <w:noProof/>
        </w:rPr>
        <w:t>(23)</w:t>
      </w:r>
      <w:r w:rsidR="00086A32">
        <w:rPr>
          <w:rFonts w:cs="Arial"/>
        </w:rPr>
        <w:fldChar w:fldCharType="end"/>
      </w:r>
      <w:r w:rsidR="000E3020">
        <w:rPr>
          <w:rFonts w:cs="Arial"/>
        </w:rPr>
        <w:t xml:space="preserve">, we </w:t>
      </w:r>
      <w:r w:rsidR="00E97062">
        <w:rPr>
          <w:rFonts w:cs="Arial"/>
        </w:rPr>
        <w:t xml:space="preserve">primarily </w:t>
      </w:r>
      <w:r w:rsidR="000E3020">
        <w:rPr>
          <w:rFonts w:cs="Arial"/>
        </w:rPr>
        <w:t>focused</w:t>
      </w:r>
      <w:r w:rsidR="00C41F34">
        <w:rPr>
          <w:rFonts w:cs="Arial"/>
        </w:rPr>
        <w:t xml:space="preserve"> </w:t>
      </w:r>
      <w:r w:rsidR="000E3020">
        <w:rPr>
          <w:rFonts w:cs="Arial"/>
        </w:rPr>
        <w:t xml:space="preserve">on compounds </w:t>
      </w:r>
      <w:r w:rsidR="00C41F34">
        <w:rPr>
          <w:rFonts w:cs="Arial"/>
        </w:rPr>
        <w:t xml:space="preserve">that </w:t>
      </w:r>
      <w:r w:rsidR="00C41F34" w:rsidRPr="004E704D">
        <w:rPr>
          <w:rFonts w:cs="Arial"/>
          <w:i/>
          <w:iCs/>
        </w:rPr>
        <w:t>increase</w:t>
      </w:r>
      <w:r w:rsidR="002230CE" w:rsidRPr="004E704D">
        <w:rPr>
          <w:rFonts w:cs="Arial"/>
          <w:i/>
          <w:iCs/>
        </w:rPr>
        <w:t>d</w:t>
      </w:r>
      <w:r w:rsidR="00C41F34" w:rsidRPr="004E704D">
        <w:rPr>
          <w:rFonts w:cs="Arial"/>
          <w:i/>
          <w:iCs/>
        </w:rPr>
        <w:t xml:space="preserve"> </w:t>
      </w:r>
      <w:r w:rsidR="00C41F34">
        <w:rPr>
          <w:rFonts w:cs="Arial"/>
        </w:rPr>
        <w:t xml:space="preserve">the interaction of </w:t>
      </w:r>
      <w:proofErr w:type="spellStart"/>
      <w:r w:rsidR="00C41F34">
        <w:rPr>
          <w:rFonts w:cs="Arial"/>
        </w:rPr>
        <w:t>cTnC</w:t>
      </w:r>
      <w:proofErr w:type="spellEnd"/>
      <w:r w:rsidR="00C41F34">
        <w:rPr>
          <w:rFonts w:cs="Arial"/>
        </w:rPr>
        <w:t xml:space="preserve"> and </w:t>
      </w:r>
      <w:proofErr w:type="spellStart"/>
      <w:r w:rsidR="00C41F34">
        <w:rPr>
          <w:rFonts w:cs="Arial"/>
        </w:rPr>
        <w:t>cTnI</w:t>
      </w:r>
      <w:r w:rsidR="00C41F34" w:rsidRPr="00C41F34">
        <w:rPr>
          <w:rFonts w:cs="Arial"/>
          <w:vertAlign w:val="subscript"/>
        </w:rPr>
        <w:t>SP</w:t>
      </w:r>
      <w:proofErr w:type="spellEnd"/>
      <w:r w:rsidR="00AE685E">
        <w:rPr>
          <w:rFonts w:cs="Arial"/>
        </w:rPr>
        <w:t xml:space="preserve">, </w:t>
      </w:r>
      <w:r w:rsidR="00292701">
        <w:rPr>
          <w:rFonts w:cs="Arial"/>
        </w:rPr>
        <w:t>as indicated by an increase in the measured FP values</w:t>
      </w:r>
      <w:r w:rsidR="003A36BC">
        <w:rPr>
          <w:rFonts w:cs="Arial"/>
        </w:rPr>
        <w:t xml:space="preserve"> (</w:t>
      </w:r>
      <w:r w:rsidR="00AE685E">
        <w:rPr>
          <w:rFonts w:cs="Arial"/>
        </w:rPr>
        <w:t xml:space="preserve">i.e. </w:t>
      </w:r>
      <w:r w:rsidR="003A36BC">
        <w:rPr>
          <w:rFonts w:cs="Arial"/>
        </w:rPr>
        <w:t>activators)</w:t>
      </w:r>
      <w:r w:rsidR="00292701">
        <w:rPr>
          <w:rFonts w:cs="Arial"/>
        </w:rPr>
        <w:t>.</w:t>
      </w:r>
      <w:r w:rsidR="002230CE">
        <w:rPr>
          <w:rFonts w:cs="Arial"/>
        </w:rPr>
        <w:t xml:space="preserve"> Such compounds </w:t>
      </w:r>
      <w:r w:rsidR="004E704D">
        <w:rPr>
          <w:rFonts w:cs="Arial"/>
        </w:rPr>
        <w:t>could potentially</w:t>
      </w:r>
      <w:r w:rsidR="002230CE">
        <w:rPr>
          <w:rFonts w:cs="Arial"/>
        </w:rPr>
        <w:t xml:space="preserve"> increase</w:t>
      </w:r>
      <w:r w:rsidR="0012746B">
        <w:rPr>
          <w:rFonts w:cs="Arial"/>
        </w:rPr>
        <w:t xml:space="preserve"> </w:t>
      </w:r>
      <w:r w:rsidR="004E704D">
        <w:rPr>
          <w:rFonts w:cs="Arial"/>
        </w:rPr>
        <w:t>thin filament activation</w:t>
      </w:r>
      <w:r w:rsidR="009C26BD">
        <w:rPr>
          <w:rFonts w:cs="Arial"/>
        </w:rPr>
        <w:t xml:space="preserve"> during cardiac systole</w:t>
      </w:r>
      <w:r w:rsidR="004E704D">
        <w:rPr>
          <w:rFonts w:cs="Arial"/>
        </w:rPr>
        <w:t xml:space="preserve"> and </w:t>
      </w:r>
      <w:r w:rsidR="00CC36A9">
        <w:rPr>
          <w:rFonts w:cs="Arial"/>
        </w:rPr>
        <w:t>could be developed</w:t>
      </w:r>
      <w:r w:rsidR="004E704D">
        <w:rPr>
          <w:rFonts w:cs="Arial"/>
        </w:rPr>
        <w:t xml:space="preserve"> </w:t>
      </w:r>
      <w:r w:rsidR="00CC36A9">
        <w:rPr>
          <w:rFonts w:cs="Arial"/>
        </w:rPr>
        <w:t>into</w:t>
      </w:r>
      <w:r w:rsidR="004E704D">
        <w:rPr>
          <w:rFonts w:cs="Arial"/>
        </w:rPr>
        <w:t xml:space="preserve"> positive inotropes</w:t>
      </w:r>
      <w:r w:rsidR="005911FA">
        <w:rPr>
          <w:rFonts w:cs="Arial"/>
        </w:rPr>
        <w:t xml:space="preserve"> </w:t>
      </w:r>
      <w:r w:rsidR="005911FA">
        <w:rPr>
          <w:rFonts w:cs="Arial"/>
        </w:rPr>
        <w:fldChar w:fldCharType="begin">
          <w:fldData xml:space="preserve">PEVuZE5vdGU+PENpdGU+PEF1dGhvcj5IZTwvQXV0aG9yPjxZZWFyPjIwMjI8L1llYXI+PFJlY051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</w:fldData>
        </w:fldChar>
      </w:r>
      <w:r w:rsidR="000348DA">
        <w:rPr>
          <w:rFonts w:cs="Arial"/>
        </w:rPr>
        <w:instrText xml:space="preserve"> ADDIN EN.CITE </w:instrText>
      </w:r>
      <w:r w:rsidR="000348DA">
        <w:rPr>
          <w:rFonts w:cs="Arial"/>
        </w:rPr>
        <w:fldChar w:fldCharType="begin">
          <w:fldData xml:space="preserve">PEVuZE5vdGU+PENpdGU+PEF1dGhvcj5IZTwvQXV0aG9yPjxZZWFyPjIwMjI8L1llYXI+PFJlY051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</w:fldData>
        </w:fldChar>
      </w:r>
      <w:r w:rsidR="000348DA">
        <w:rPr>
          <w:rFonts w:cs="Arial"/>
        </w:rPr>
        <w:instrText xml:space="preserve"> ADDIN EN.CITE.DATA </w:instrText>
      </w:r>
      <w:r w:rsidR="000348DA">
        <w:rPr>
          <w:rFonts w:cs="Arial"/>
        </w:rPr>
      </w:r>
      <w:r w:rsidR="000348DA">
        <w:rPr>
          <w:rFonts w:cs="Arial"/>
        </w:rPr>
        <w:fldChar w:fldCharType="end"/>
      </w:r>
      <w:r w:rsidR="005911FA">
        <w:rPr>
          <w:rFonts w:cs="Arial"/>
        </w:rPr>
      </w:r>
      <w:r w:rsidR="005911FA">
        <w:rPr>
          <w:rFonts w:cs="Arial"/>
        </w:rPr>
        <w:fldChar w:fldCharType="separate"/>
      </w:r>
      <w:r w:rsidR="000348DA">
        <w:rPr>
          <w:rFonts w:cs="Arial"/>
          <w:noProof/>
        </w:rPr>
        <w:t>(18, 29)</w:t>
      </w:r>
      <w:r w:rsidR="005911FA">
        <w:rPr>
          <w:rFonts w:cs="Arial"/>
        </w:rPr>
        <w:fldChar w:fldCharType="end"/>
      </w:r>
      <w:r w:rsidR="009C26BD">
        <w:rPr>
          <w:rFonts w:cs="Arial"/>
        </w:rPr>
        <w:t>.</w:t>
      </w:r>
      <w:r w:rsidR="0042473E">
        <w:rPr>
          <w:rFonts w:cs="Arial"/>
        </w:rPr>
        <w:t xml:space="preserve"> </w:t>
      </w:r>
      <w:r w:rsidR="0007583F">
        <w:rPr>
          <w:rFonts w:cs="Arial"/>
        </w:rPr>
        <w:t xml:space="preserve">Of the initial </w:t>
      </w:r>
      <w:r w:rsidR="006B5860">
        <w:rPr>
          <w:rFonts w:cs="Arial"/>
        </w:rPr>
        <w:t>11</w:t>
      </w:r>
      <w:r w:rsidR="0007583F">
        <w:rPr>
          <w:rFonts w:cs="Arial"/>
        </w:rPr>
        <w:t xml:space="preserve"> </w:t>
      </w:r>
      <w:r w:rsidR="00607059">
        <w:rPr>
          <w:rFonts w:cs="Arial"/>
        </w:rPr>
        <w:t xml:space="preserve">primary </w:t>
      </w:r>
      <w:r w:rsidR="0007583F">
        <w:rPr>
          <w:rFonts w:cs="Arial"/>
        </w:rPr>
        <w:t xml:space="preserve">hits </w:t>
      </w:r>
      <w:r w:rsidR="00EA649B">
        <w:rPr>
          <w:rFonts w:cs="Arial"/>
        </w:rPr>
        <w:t xml:space="preserve">that </w:t>
      </w:r>
      <w:r w:rsidR="003A36BC">
        <w:rPr>
          <w:rFonts w:cs="Arial"/>
        </w:rPr>
        <w:t xml:space="preserve">significantly </w:t>
      </w:r>
      <w:r w:rsidR="00EA649B">
        <w:rPr>
          <w:rFonts w:cs="Arial"/>
        </w:rPr>
        <w:t>increased the FP value</w:t>
      </w:r>
      <w:r w:rsidR="0007583F">
        <w:rPr>
          <w:rFonts w:cs="Arial"/>
        </w:rPr>
        <w:t>,</w:t>
      </w:r>
      <w:r w:rsidR="00C84078">
        <w:rPr>
          <w:rFonts w:cs="Arial"/>
        </w:rPr>
        <w:t xml:space="preserve"> seven could either not be confirmed in secondary </w:t>
      </w:r>
      <w:r w:rsidR="00D076A9">
        <w:rPr>
          <w:rFonts w:cs="Arial"/>
        </w:rPr>
        <w:t>a</w:t>
      </w:r>
      <w:r w:rsidR="00C84078">
        <w:rPr>
          <w:rFonts w:cs="Arial"/>
        </w:rPr>
        <w:t>ssays using higher replicate numbers or were chemically not suitable f</w:t>
      </w:r>
      <w:r w:rsidR="001F7B45">
        <w:rPr>
          <w:rFonts w:cs="Arial"/>
        </w:rPr>
        <w:t>or further investigations (</w:t>
      </w:r>
      <w:proofErr w:type="gramStart"/>
      <w:r w:rsidR="001F7B45">
        <w:rPr>
          <w:rFonts w:cs="Arial"/>
        </w:rPr>
        <w:t>e.g.</w:t>
      </w:r>
      <w:proofErr w:type="gramEnd"/>
      <w:r w:rsidR="001F7B45">
        <w:rPr>
          <w:rFonts w:cs="Arial"/>
        </w:rPr>
        <w:t xml:space="preserve"> </w:t>
      </w:r>
      <w:r w:rsidR="009525B1">
        <w:rPr>
          <w:rFonts w:cs="Arial"/>
        </w:rPr>
        <w:t>calpeptin</w:t>
      </w:r>
      <w:r w:rsidR="001F7B45">
        <w:rPr>
          <w:rFonts w:cs="Arial"/>
        </w:rPr>
        <w:t xml:space="preserve">). </w:t>
      </w:r>
      <w:r w:rsidR="000C329A">
        <w:rPr>
          <w:rFonts w:cs="Arial"/>
        </w:rPr>
        <w:t xml:space="preserve">The four remaining compounds </w:t>
      </w:r>
      <w:r w:rsidR="00441CF1">
        <w:rPr>
          <w:rFonts w:cs="Arial"/>
        </w:rPr>
        <w:t xml:space="preserve">(NS5806, NS3632, CFTR Inh172 and 5-HPP-33) </w:t>
      </w:r>
      <w:r w:rsidR="000C329A">
        <w:rPr>
          <w:rFonts w:cs="Arial"/>
        </w:rPr>
        <w:t>were further validated using dose-response analys</w:t>
      </w:r>
      <w:r w:rsidR="00441CF1">
        <w:rPr>
          <w:rFonts w:cs="Arial"/>
        </w:rPr>
        <w:t>is and</w:t>
      </w:r>
      <w:r w:rsidR="00AE685E">
        <w:rPr>
          <w:rFonts w:cs="Arial"/>
        </w:rPr>
        <w:t xml:space="preserve"> an</w:t>
      </w:r>
      <w:r w:rsidR="00441CF1">
        <w:rPr>
          <w:rFonts w:cs="Arial"/>
        </w:rPr>
        <w:t xml:space="preserve"> orthogonal </w:t>
      </w:r>
      <w:r w:rsidR="00D076A9">
        <w:rPr>
          <w:rFonts w:cs="Arial"/>
        </w:rPr>
        <w:t>a</w:t>
      </w:r>
      <w:r w:rsidR="00441CF1">
        <w:rPr>
          <w:rFonts w:cs="Arial"/>
        </w:rPr>
        <w:t>ssay</w:t>
      </w:r>
      <w:r w:rsidR="0007583F">
        <w:rPr>
          <w:rFonts w:cs="Arial"/>
        </w:rPr>
        <w:t>.</w:t>
      </w:r>
      <w:r w:rsidR="001F70A2">
        <w:rPr>
          <w:rFonts w:cs="Arial"/>
        </w:rPr>
        <w:t xml:space="preserve"> All four compounds increased the FP from a mixture of FAM-</w:t>
      </w:r>
      <w:proofErr w:type="spellStart"/>
      <w:r w:rsidR="001F70A2">
        <w:rPr>
          <w:rFonts w:cs="Arial"/>
        </w:rPr>
        <w:t>cTnI</w:t>
      </w:r>
      <w:r w:rsidR="001F70A2" w:rsidRPr="001F70A2">
        <w:rPr>
          <w:rFonts w:cs="Arial"/>
          <w:vertAlign w:val="subscript"/>
        </w:rPr>
        <w:t>SP</w:t>
      </w:r>
      <w:proofErr w:type="spellEnd"/>
      <w:r w:rsidR="001F70A2">
        <w:rPr>
          <w:rFonts w:cs="Arial"/>
        </w:rPr>
        <w:t xml:space="preserve"> and </w:t>
      </w:r>
      <w:proofErr w:type="spellStart"/>
      <w:r w:rsidR="001F70A2">
        <w:rPr>
          <w:rFonts w:cs="Arial"/>
        </w:rPr>
        <w:t>cTnC</w:t>
      </w:r>
      <w:proofErr w:type="spellEnd"/>
      <w:r w:rsidR="001F70A2">
        <w:rPr>
          <w:rFonts w:cs="Arial"/>
        </w:rPr>
        <w:t xml:space="preserve"> in a concentration dependent manner</w:t>
      </w:r>
      <w:r w:rsidR="00A149CE">
        <w:rPr>
          <w:rFonts w:cs="Arial"/>
        </w:rPr>
        <w:t xml:space="preserve"> (Fig. 2A)</w:t>
      </w:r>
      <w:r w:rsidR="001F70A2">
        <w:rPr>
          <w:rFonts w:cs="Arial"/>
        </w:rPr>
        <w:t xml:space="preserve">, suggesting </w:t>
      </w:r>
      <w:r w:rsidR="003E189E">
        <w:rPr>
          <w:rFonts w:cs="Arial"/>
        </w:rPr>
        <w:t xml:space="preserve">an increase in the affinity of </w:t>
      </w:r>
      <w:proofErr w:type="spellStart"/>
      <w:r w:rsidR="003E189E">
        <w:rPr>
          <w:rFonts w:cs="Arial"/>
        </w:rPr>
        <w:t>cTnC</w:t>
      </w:r>
      <w:proofErr w:type="spellEnd"/>
      <w:r w:rsidR="003E189E">
        <w:rPr>
          <w:rFonts w:cs="Arial"/>
        </w:rPr>
        <w:t xml:space="preserve"> for the FAM-lab</w:t>
      </w:r>
      <w:r w:rsidR="00411039">
        <w:rPr>
          <w:rFonts w:cs="Arial"/>
        </w:rPr>
        <w:t>e</w:t>
      </w:r>
      <w:r w:rsidR="003E189E">
        <w:rPr>
          <w:rFonts w:cs="Arial"/>
        </w:rPr>
        <w:t>lled switch peptide</w:t>
      </w:r>
      <w:r w:rsidR="00411039">
        <w:rPr>
          <w:rFonts w:cs="Arial"/>
        </w:rPr>
        <w:t>, with the</w:t>
      </w:r>
      <w:r w:rsidR="00F6205C">
        <w:rPr>
          <w:rFonts w:cs="Arial"/>
        </w:rPr>
        <w:t xml:space="preserve"> strongest increase observed for NS5806</w:t>
      </w:r>
      <w:r w:rsidR="00447919">
        <w:rPr>
          <w:rFonts w:cs="Arial"/>
        </w:rPr>
        <w:t xml:space="preserve"> </w:t>
      </w:r>
      <w:r w:rsidR="00955F68">
        <w:rPr>
          <w:rFonts w:cs="Arial"/>
        </w:rPr>
        <w:t xml:space="preserve">and NS3623 </w:t>
      </w:r>
      <w:r w:rsidR="00447919">
        <w:rPr>
          <w:rFonts w:cs="Arial"/>
        </w:rPr>
        <w:t>(Fig. 2A)</w:t>
      </w:r>
      <w:r w:rsidR="00F6205C">
        <w:rPr>
          <w:rFonts w:cs="Arial"/>
        </w:rPr>
        <w:t>. The</w:t>
      </w:r>
      <w:r w:rsidR="00F54EAB">
        <w:rPr>
          <w:rFonts w:cs="Arial"/>
        </w:rPr>
        <w:t>se</w:t>
      </w:r>
      <w:r w:rsidR="00F6205C">
        <w:rPr>
          <w:rFonts w:cs="Arial"/>
        </w:rPr>
        <w:t xml:space="preserve"> results were mirrored in an orthogonal </w:t>
      </w:r>
      <w:r w:rsidR="00D076A9">
        <w:rPr>
          <w:rFonts w:cs="Arial"/>
        </w:rPr>
        <w:t>a</w:t>
      </w:r>
      <w:r w:rsidR="00F6205C">
        <w:rPr>
          <w:rFonts w:cs="Arial"/>
        </w:rPr>
        <w:t xml:space="preserve">ssay measuring the ATPase activity of isolated bovine cardiac myofibrils </w:t>
      </w:r>
      <w:r w:rsidR="00411039">
        <w:rPr>
          <w:rFonts w:cs="Arial"/>
        </w:rPr>
        <w:t>at submaximal calcium activation</w:t>
      </w:r>
      <w:r w:rsidR="009251C0">
        <w:rPr>
          <w:rFonts w:cs="Arial"/>
        </w:rPr>
        <w:t xml:space="preserve"> (</w:t>
      </w:r>
      <w:r w:rsidR="005E776C">
        <w:rPr>
          <w:rFonts w:cs="Arial"/>
        </w:rPr>
        <w:t xml:space="preserve">corresponding to </w:t>
      </w:r>
      <w:r w:rsidR="009251C0">
        <w:rPr>
          <w:rFonts w:cs="Arial"/>
        </w:rPr>
        <w:t>about 30% of maximal activation)</w:t>
      </w:r>
      <w:r w:rsidR="007E34FE">
        <w:rPr>
          <w:rFonts w:cs="Arial"/>
        </w:rPr>
        <w:t xml:space="preserve"> in the presence of increasing drug concentration</w:t>
      </w:r>
      <w:r w:rsidR="009251C0">
        <w:rPr>
          <w:rFonts w:cs="Arial"/>
        </w:rPr>
        <w:t xml:space="preserve"> </w:t>
      </w:r>
      <w:r w:rsidR="00491616">
        <w:rPr>
          <w:rFonts w:cs="Arial"/>
        </w:rPr>
        <w:t>(Fig. 2B)</w:t>
      </w:r>
      <w:r w:rsidR="00411039">
        <w:rPr>
          <w:rFonts w:cs="Arial"/>
        </w:rPr>
        <w:t xml:space="preserve">. </w:t>
      </w:r>
      <w:r w:rsidR="00F30AE6">
        <w:rPr>
          <w:rFonts w:cs="Arial"/>
        </w:rPr>
        <w:t>Both NS5806 and NS3623</w:t>
      </w:r>
      <w:r w:rsidR="00955F68">
        <w:rPr>
          <w:rFonts w:cs="Arial"/>
        </w:rPr>
        <w:t xml:space="preserve"> </w:t>
      </w:r>
      <w:r w:rsidR="00491616">
        <w:rPr>
          <w:rFonts w:cs="Arial"/>
        </w:rPr>
        <w:t>significantly</w:t>
      </w:r>
      <w:r w:rsidR="00F30AE6">
        <w:rPr>
          <w:rFonts w:cs="Arial"/>
        </w:rPr>
        <w:t xml:space="preserve"> increased the </w:t>
      </w:r>
      <w:r w:rsidR="00160F95">
        <w:rPr>
          <w:rFonts w:cs="Arial"/>
        </w:rPr>
        <w:t>ATPase activity of myofibrils in a dose-dependent manner</w:t>
      </w:r>
      <w:r w:rsidR="00625BEA">
        <w:rPr>
          <w:rFonts w:cs="Arial"/>
        </w:rPr>
        <w:t xml:space="preserve">, whereas CFTR Inh172 and </w:t>
      </w:r>
      <w:r w:rsidR="00FF2117">
        <w:rPr>
          <w:rFonts w:cs="Arial"/>
        </w:rPr>
        <w:t>5-HPP-33 showed no or little activation of myofibrillar ATPase</w:t>
      </w:r>
      <w:r w:rsidR="009251C0">
        <w:rPr>
          <w:rFonts w:cs="Arial"/>
        </w:rPr>
        <w:t xml:space="preserve"> in co</w:t>
      </w:r>
      <w:r w:rsidR="00AE685E">
        <w:rPr>
          <w:rFonts w:cs="Arial"/>
        </w:rPr>
        <w:t>n</w:t>
      </w:r>
      <w:r w:rsidR="009251C0">
        <w:rPr>
          <w:rFonts w:cs="Arial"/>
        </w:rPr>
        <w:t xml:space="preserve">centrations of up to 100 </w:t>
      </w:r>
      <w:r w:rsidR="009251C0" w:rsidRPr="009251C0">
        <w:rPr>
          <w:rFonts w:ascii="Symbol" w:hAnsi="Symbol" w:cs="Arial"/>
        </w:rPr>
        <w:t>m</w:t>
      </w:r>
      <w:r w:rsidR="009251C0">
        <w:rPr>
          <w:rFonts w:cs="Arial"/>
        </w:rPr>
        <w:t>mol/L</w:t>
      </w:r>
      <w:r w:rsidR="00FF2117">
        <w:rPr>
          <w:rFonts w:cs="Arial"/>
        </w:rPr>
        <w:t>.</w:t>
      </w:r>
      <w:r w:rsidR="00867D89">
        <w:rPr>
          <w:rFonts w:cs="Arial"/>
        </w:rPr>
        <w:t xml:space="preserve"> NS5806 showed the strongest activating effect with an increase in ATPase activity of over 60% with respect to the control at the highest concentration tested</w:t>
      </w:r>
      <w:r w:rsidR="00447747">
        <w:rPr>
          <w:rFonts w:cs="Arial"/>
        </w:rPr>
        <w:t>.</w:t>
      </w:r>
    </w:p>
    <w:p w14:paraId="56F85A6E" w14:textId="0DBDA43F" w:rsidR="006D3667" w:rsidRDefault="00F95268" w:rsidP="0050686C">
      <w:pPr>
        <w:widowControl w:val="0"/>
        <w:spacing w:after="120" w:line="276" w:lineRule="auto"/>
        <w:rPr>
          <w:rFonts w:cs="Arial"/>
        </w:rPr>
      </w:pPr>
      <w:r>
        <w:rPr>
          <w:rFonts w:cs="Arial"/>
        </w:rPr>
        <w:t>Similarly</w:t>
      </w:r>
      <w:r w:rsidR="009D18DF">
        <w:rPr>
          <w:rFonts w:cs="Arial"/>
        </w:rPr>
        <w:t>,</w:t>
      </w:r>
      <w:r>
        <w:rPr>
          <w:rFonts w:cs="Arial"/>
        </w:rPr>
        <w:t xml:space="preserve"> we identified 15 </w:t>
      </w:r>
      <w:r w:rsidR="00117597">
        <w:rPr>
          <w:rFonts w:cs="Arial"/>
        </w:rPr>
        <w:t xml:space="preserve">primary </w:t>
      </w:r>
      <w:r>
        <w:rPr>
          <w:rFonts w:cs="Arial"/>
        </w:rPr>
        <w:t xml:space="preserve">hits in the </w:t>
      </w:r>
      <w:proofErr w:type="spellStart"/>
      <w:r>
        <w:rPr>
          <w:rFonts w:cs="Arial"/>
        </w:rPr>
        <w:t>cTnI</w:t>
      </w:r>
      <w:r w:rsidRPr="00F95268">
        <w:rPr>
          <w:rFonts w:cs="Arial"/>
          <w:vertAlign w:val="subscript"/>
        </w:rPr>
        <w:t>AR</w:t>
      </w:r>
      <w:proofErr w:type="spellEnd"/>
      <w:r>
        <w:rPr>
          <w:rFonts w:cs="Arial"/>
        </w:rPr>
        <w:t xml:space="preserve"> screen </w:t>
      </w:r>
      <w:r w:rsidR="006F72F4">
        <w:rPr>
          <w:rFonts w:cs="Arial"/>
        </w:rPr>
        <w:t>t</w:t>
      </w:r>
      <w:r w:rsidR="00776D9F">
        <w:rPr>
          <w:rFonts w:cs="Arial"/>
        </w:rPr>
        <w:t xml:space="preserve">hat decreased the FP </w:t>
      </w:r>
      <w:r>
        <w:rPr>
          <w:rFonts w:cs="Arial"/>
        </w:rPr>
        <w:t xml:space="preserve">from which 11 were excluded </w:t>
      </w:r>
      <w:r w:rsidR="006D6993">
        <w:rPr>
          <w:rFonts w:cs="Arial"/>
        </w:rPr>
        <w:t>during secondary screens or based on their chemical properties</w:t>
      </w:r>
      <w:r w:rsidR="002E3A39">
        <w:rPr>
          <w:rFonts w:cs="Arial"/>
        </w:rPr>
        <w:t xml:space="preserve"> (Fig. 1D)</w:t>
      </w:r>
      <w:r w:rsidR="006D6993">
        <w:rPr>
          <w:rFonts w:cs="Arial"/>
        </w:rPr>
        <w:t xml:space="preserve">. The remaining four compounds </w:t>
      </w:r>
      <w:r w:rsidR="007D0AD7">
        <w:rPr>
          <w:rFonts w:cs="Arial"/>
        </w:rPr>
        <w:t>(</w:t>
      </w:r>
      <w:proofErr w:type="spellStart"/>
      <w:r w:rsidR="007D0AD7">
        <w:rPr>
          <w:rFonts w:cs="Arial"/>
        </w:rPr>
        <w:t>Claramine</w:t>
      </w:r>
      <w:proofErr w:type="spellEnd"/>
      <w:r w:rsidR="007D0AD7">
        <w:rPr>
          <w:rFonts w:cs="Arial"/>
        </w:rPr>
        <w:t xml:space="preserve">, </w:t>
      </w:r>
      <w:proofErr w:type="spellStart"/>
      <w:r w:rsidR="007D0AD7">
        <w:rPr>
          <w:rFonts w:cs="Arial"/>
        </w:rPr>
        <w:t>Furamidine</w:t>
      </w:r>
      <w:proofErr w:type="spellEnd"/>
      <w:r w:rsidR="007D0AD7">
        <w:rPr>
          <w:rFonts w:cs="Arial"/>
        </w:rPr>
        <w:t xml:space="preserve">, </w:t>
      </w:r>
      <w:proofErr w:type="spellStart"/>
      <w:r w:rsidR="007D0AD7">
        <w:rPr>
          <w:rFonts w:cs="Arial"/>
        </w:rPr>
        <w:t>Icaritine</w:t>
      </w:r>
      <w:proofErr w:type="spellEnd"/>
      <w:r w:rsidR="007D0AD7">
        <w:rPr>
          <w:rFonts w:cs="Arial"/>
        </w:rPr>
        <w:t xml:space="preserve"> and KT 203) </w:t>
      </w:r>
      <w:r w:rsidR="006E1C86">
        <w:rPr>
          <w:rFonts w:cs="Arial"/>
        </w:rPr>
        <w:t xml:space="preserve">decreased the FP from the </w:t>
      </w:r>
      <w:proofErr w:type="spellStart"/>
      <w:r w:rsidR="006E1C86">
        <w:rPr>
          <w:rFonts w:cs="Arial"/>
        </w:rPr>
        <w:t>cTnC</w:t>
      </w:r>
      <w:proofErr w:type="spellEnd"/>
      <w:r w:rsidR="006E1C86">
        <w:rPr>
          <w:rFonts w:cs="Arial"/>
        </w:rPr>
        <w:t xml:space="preserve"> FAM-</w:t>
      </w:r>
      <w:proofErr w:type="spellStart"/>
      <w:r w:rsidR="006E1C86">
        <w:rPr>
          <w:rFonts w:cs="Arial"/>
        </w:rPr>
        <w:t>cTnI</w:t>
      </w:r>
      <w:r w:rsidR="006E1C86" w:rsidRPr="006E1C86">
        <w:rPr>
          <w:rFonts w:cs="Arial"/>
          <w:vertAlign w:val="subscript"/>
        </w:rPr>
        <w:t>AR</w:t>
      </w:r>
      <w:proofErr w:type="spellEnd"/>
      <w:r w:rsidR="006E1C86">
        <w:rPr>
          <w:rFonts w:cs="Arial"/>
        </w:rPr>
        <w:t xml:space="preserve"> mixture in a concentration dependent manner, suggesting inhibition of the </w:t>
      </w:r>
      <w:r w:rsidR="00DA4153">
        <w:rPr>
          <w:rFonts w:cs="Arial"/>
        </w:rPr>
        <w:t>protein-peptide interaction</w:t>
      </w:r>
      <w:r w:rsidR="009D18DF">
        <w:rPr>
          <w:rFonts w:cs="Arial"/>
        </w:rPr>
        <w:t xml:space="preserve"> (Fig. 2C).</w:t>
      </w:r>
      <w:r w:rsidR="008B2512">
        <w:rPr>
          <w:rFonts w:cs="Arial"/>
        </w:rPr>
        <w:t xml:space="preserve"> </w:t>
      </w:r>
      <w:r w:rsidR="004F52CD">
        <w:rPr>
          <w:rFonts w:cs="Arial"/>
        </w:rPr>
        <w:t>Surprisingly</w:t>
      </w:r>
      <w:r w:rsidR="008B2512">
        <w:rPr>
          <w:rFonts w:cs="Arial"/>
        </w:rPr>
        <w:t xml:space="preserve">, we observed a </w:t>
      </w:r>
      <w:r w:rsidR="00142730">
        <w:rPr>
          <w:rFonts w:cs="Arial"/>
        </w:rPr>
        <w:t>sudden</w:t>
      </w:r>
      <w:r w:rsidR="008B2512">
        <w:rPr>
          <w:rFonts w:cs="Arial"/>
        </w:rPr>
        <w:t xml:space="preserve"> increase in the FP </w:t>
      </w:r>
      <w:r w:rsidR="00142730">
        <w:rPr>
          <w:rFonts w:cs="Arial"/>
        </w:rPr>
        <w:t xml:space="preserve">for </w:t>
      </w:r>
      <w:r w:rsidR="0051013C">
        <w:rPr>
          <w:rFonts w:cs="Arial"/>
        </w:rPr>
        <w:t xml:space="preserve">both </w:t>
      </w:r>
      <w:proofErr w:type="spellStart"/>
      <w:r w:rsidR="00142730">
        <w:rPr>
          <w:rFonts w:cs="Arial"/>
        </w:rPr>
        <w:t>Claramine</w:t>
      </w:r>
      <w:proofErr w:type="spellEnd"/>
      <w:r w:rsidR="00142730">
        <w:rPr>
          <w:rFonts w:cs="Arial"/>
        </w:rPr>
        <w:t xml:space="preserve"> and </w:t>
      </w:r>
      <w:proofErr w:type="spellStart"/>
      <w:r w:rsidR="00A25628">
        <w:rPr>
          <w:rFonts w:cs="Arial"/>
        </w:rPr>
        <w:t>Furamidine</w:t>
      </w:r>
      <w:proofErr w:type="spellEnd"/>
      <w:r w:rsidR="00471D4F">
        <w:rPr>
          <w:rFonts w:cs="Arial"/>
        </w:rPr>
        <w:t xml:space="preserve"> at higher </w:t>
      </w:r>
      <w:r w:rsidR="001E09D9">
        <w:rPr>
          <w:rFonts w:cs="Arial"/>
        </w:rPr>
        <w:t xml:space="preserve">drug </w:t>
      </w:r>
      <w:r w:rsidR="00471D4F">
        <w:rPr>
          <w:rFonts w:cs="Arial"/>
        </w:rPr>
        <w:t>concentrations</w:t>
      </w:r>
      <w:r w:rsidR="00AE685E">
        <w:rPr>
          <w:rFonts w:cs="Arial"/>
        </w:rPr>
        <w:t xml:space="preserve"> (&gt;</w:t>
      </w:r>
      <w:r w:rsidR="00732D52">
        <w:rPr>
          <w:rFonts w:cs="Arial"/>
        </w:rPr>
        <w:t xml:space="preserve">10 </w:t>
      </w:r>
      <w:r w:rsidR="00732D52" w:rsidRPr="00732D52">
        <w:rPr>
          <w:rFonts w:ascii="Symbol" w:hAnsi="Symbol" w:cs="Arial"/>
        </w:rPr>
        <w:t>m</w:t>
      </w:r>
      <w:r w:rsidR="00732D52">
        <w:rPr>
          <w:rFonts w:cs="Arial"/>
        </w:rPr>
        <w:t>mol/L)</w:t>
      </w:r>
      <w:r w:rsidR="00E90377">
        <w:rPr>
          <w:rFonts w:cs="Arial"/>
        </w:rPr>
        <w:t>,</w:t>
      </w:r>
      <w:r w:rsidR="0066026E">
        <w:rPr>
          <w:rFonts w:cs="Arial"/>
        </w:rPr>
        <w:t xml:space="preserve"> potentially</w:t>
      </w:r>
      <w:r w:rsidR="00E90377">
        <w:rPr>
          <w:rFonts w:cs="Arial"/>
        </w:rPr>
        <w:t xml:space="preserve"> indicating </w:t>
      </w:r>
      <w:r w:rsidR="0022649E">
        <w:rPr>
          <w:rFonts w:cs="Arial"/>
        </w:rPr>
        <w:t>assay interference</w:t>
      </w:r>
      <w:r w:rsidR="002458AB">
        <w:rPr>
          <w:rFonts w:cs="Arial"/>
        </w:rPr>
        <w:t>.</w:t>
      </w:r>
      <w:r w:rsidR="0022649E">
        <w:rPr>
          <w:rFonts w:cs="Arial"/>
        </w:rPr>
        <w:t xml:space="preserve"> However,</w:t>
      </w:r>
      <w:r w:rsidR="00212B45">
        <w:rPr>
          <w:rFonts w:cs="Arial"/>
        </w:rPr>
        <w:t xml:space="preserve"> total fluorescence intensity of the assay</w:t>
      </w:r>
      <w:r w:rsidR="00F0279B">
        <w:rPr>
          <w:rFonts w:cs="Arial"/>
        </w:rPr>
        <w:t xml:space="preserve"> mixture</w:t>
      </w:r>
      <w:r w:rsidR="00212B45">
        <w:rPr>
          <w:rFonts w:cs="Arial"/>
        </w:rPr>
        <w:t xml:space="preserve"> was not affected by either </w:t>
      </w:r>
      <w:proofErr w:type="spellStart"/>
      <w:r w:rsidR="00212B45">
        <w:rPr>
          <w:rFonts w:cs="Arial"/>
        </w:rPr>
        <w:t>Claramine</w:t>
      </w:r>
      <w:proofErr w:type="spellEnd"/>
      <w:r w:rsidR="00212B45">
        <w:rPr>
          <w:rFonts w:cs="Arial"/>
        </w:rPr>
        <w:t xml:space="preserve"> of </w:t>
      </w:r>
      <w:proofErr w:type="spellStart"/>
      <w:r w:rsidR="00212B45">
        <w:rPr>
          <w:rFonts w:cs="Arial"/>
        </w:rPr>
        <w:t>Furamidine</w:t>
      </w:r>
      <w:proofErr w:type="spellEnd"/>
      <w:r w:rsidR="0051013C">
        <w:rPr>
          <w:rFonts w:cs="Arial"/>
        </w:rPr>
        <w:t xml:space="preserve"> at concentrations of up to 100 </w:t>
      </w:r>
      <w:r w:rsidR="0051013C" w:rsidRPr="0051013C">
        <w:rPr>
          <w:rFonts w:ascii="Symbol" w:hAnsi="Symbol" w:cs="Arial"/>
        </w:rPr>
        <w:t>m</w:t>
      </w:r>
      <w:r w:rsidR="0051013C">
        <w:rPr>
          <w:rFonts w:cs="Arial"/>
        </w:rPr>
        <w:t xml:space="preserve">mol/L, suggesting </w:t>
      </w:r>
      <w:r w:rsidR="00090AD2">
        <w:rPr>
          <w:rFonts w:cs="Arial"/>
        </w:rPr>
        <w:t>that the</w:t>
      </w:r>
      <w:r w:rsidR="0066026E">
        <w:rPr>
          <w:rFonts w:cs="Arial"/>
        </w:rPr>
        <w:t xml:space="preserve"> sudden</w:t>
      </w:r>
      <w:r w:rsidR="00090AD2">
        <w:rPr>
          <w:rFonts w:cs="Arial"/>
        </w:rPr>
        <w:t xml:space="preserve"> increase in FP is not caused by compound aggregation (Fig. S2)</w:t>
      </w:r>
      <w:r w:rsidR="00A10DA8">
        <w:rPr>
          <w:rFonts w:cs="Arial"/>
        </w:rPr>
        <w:t xml:space="preserve">. This is further supported by high solubility of both compounds </w:t>
      </w:r>
      <w:r w:rsidR="00FF5B97">
        <w:rPr>
          <w:rFonts w:cs="Arial"/>
        </w:rPr>
        <w:t xml:space="preserve">in aqueous solutions </w:t>
      </w:r>
      <w:r w:rsidR="00A10DA8">
        <w:rPr>
          <w:rFonts w:cs="Arial"/>
        </w:rPr>
        <w:t xml:space="preserve">(&gt;25 mmol/L). </w:t>
      </w:r>
      <w:r w:rsidR="006B3009">
        <w:rPr>
          <w:rFonts w:cs="Arial"/>
        </w:rPr>
        <w:t xml:space="preserve">We tested for the functional effects of the remaining four hit compounds by measuring the </w:t>
      </w:r>
      <w:r w:rsidR="0008778F">
        <w:rPr>
          <w:rFonts w:cs="Arial"/>
        </w:rPr>
        <w:t xml:space="preserve">ATPase activity of bovine cardiac myofibrils at </w:t>
      </w:r>
      <w:r w:rsidR="00220D83">
        <w:rPr>
          <w:rFonts w:cs="Arial"/>
        </w:rPr>
        <w:t>s</w:t>
      </w:r>
      <w:r w:rsidR="0008778F">
        <w:rPr>
          <w:rFonts w:cs="Arial"/>
        </w:rPr>
        <w:t>ub-maximal activation, corresponding to ab</w:t>
      </w:r>
      <w:r w:rsidR="001E09D9">
        <w:rPr>
          <w:rFonts w:cs="Arial"/>
        </w:rPr>
        <w:t>o</w:t>
      </w:r>
      <w:r w:rsidR="0008778F">
        <w:rPr>
          <w:rFonts w:cs="Arial"/>
        </w:rPr>
        <w:t>ut 70% of the maximal ATPase activity</w:t>
      </w:r>
      <w:r w:rsidR="002E3A39">
        <w:rPr>
          <w:rFonts w:cs="Arial"/>
        </w:rPr>
        <w:t xml:space="preserve"> (Fig. 2D)</w:t>
      </w:r>
      <w:r w:rsidR="0008778F">
        <w:rPr>
          <w:rFonts w:cs="Arial"/>
        </w:rPr>
        <w:t>.</w:t>
      </w:r>
      <w:r w:rsidR="008A736A">
        <w:rPr>
          <w:rFonts w:cs="Arial"/>
        </w:rPr>
        <w:t xml:space="preserve"> </w:t>
      </w:r>
      <w:r w:rsidR="004F52CD">
        <w:rPr>
          <w:rFonts w:cs="Arial"/>
        </w:rPr>
        <w:t xml:space="preserve">Both </w:t>
      </w:r>
      <w:proofErr w:type="spellStart"/>
      <w:r w:rsidR="008A736A">
        <w:rPr>
          <w:rFonts w:cs="Arial"/>
        </w:rPr>
        <w:t>Icaritin</w:t>
      </w:r>
      <w:proofErr w:type="spellEnd"/>
      <w:r w:rsidR="008A736A">
        <w:rPr>
          <w:rFonts w:cs="Arial"/>
        </w:rPr>
        <w:t xml:space="preserve"> and KT203 </w:t>
      </w:r>
      <w:r w:rsidR="00CD66DA">
        <w:rPr>
          <w:rFonts w:cs="Arial"/>
        </w:rPr>
        <w:t>showed</w:t>
      </w:r>
      <w:r w:rsidR="008A736A">
        <w:rPr>
          <w:rFonts w:cs="Arial"/>
        </w:rPr>
        <w:t xml:space="preserve"> no effect on myofibrillar ATPase activity in </w:t>
      </w:r>
      <w:r w:rsidR="005E0627">
        <w:rPr>
          <w:rFonts w:cs="Arial"/>
        </w:rPr>
        <w:t xml:space="preserve">a </w:t>
      </w:r>
      <w:r w:rsidR="008A736A">
        <w:rPr>
          <w:rFonts w:cs="Arial"/>
        </w:rPr>
        <w:t xml:space="preserve">concentration range of up to 100 </w:t>
      </w:r>
      <w:r w:rsidR="008A736A" w:rsidRPr="008A736A">
        <w:rPr>
          <w:rFonts w:ascii="Symbol" w:hAnsi="Symbol" w:cs="Arial"/>
        </w:rPr>
        <w:t>m</w:t>
      </w:r>
      <w:r w:rsidR="008A736A">
        <w:rPr>
          <w:rFonts w:cs="Arial"/>
        </w:rPr>
        <w:t>mol/L</w:t>
      </w:r>
      <w:r w:rsidR="001E09D9">
        <w:rPr>
          <w:rFonts w:cs="Arial"/>
        </w:rPr>
        <w:t xml:space="preserve"> and were excluded </w:t>
      </w:r>
      <w:r w:rsidR="005E0627">
        <w:rPr>
          <w:rFonts w:cs="Arial"/>
        </w:rPr>
        <w:t>from</w:t>
      </w:r>
      <w:r w:rsidR="001E09D9">
        <w:rPr>
          <w:rFonts w:cs="Arial"/>
        </w:rPr>
        <w:t xml:space="preserve"> further analysis. In contrast, </w:t>
      </w:r>
      <w:proofErr w:type="spellStart"/>
      <w:r w:rsidR="001E09D9">
        <w:rPr>
          <w:rFonts w:cs="Arial"/>
        </w:rPr>
        <w:t>Claramin</w:t>
      </w:r>
      <w:r w:rsidR="00FE2409">
        <w:rPr>
          <w:rFonts w:cs="Arial"/>
        </w:rPr>
        <w:t>e</w:t>
      </w:r>
      <w:proofErr w:type="spellEnd"/>
      <w:r w:rsidR="001E09D9">
        <w:rPr>
          <w:rFonts w:cs="Arial"/>
        </w:rPr>
        <w:t xml:space="preserve"> and </w:t>
      </w:r>
      <w:proofErr w:type="spellStart"/>
      <w:r w:rsidR="001E09D9">
        <w:rPr>
          <w:rFonts w:cs="Arial"/>
        </w:rPr>
        <w:t>Furamidine</w:t>
      </w:r>
      <w:proofErr w:type="spellEnd"/>
      <w:r w:rsidR="00FE2409">
        <w:rPr>
          <w:rFonts w:cs="Arial"/>
        </w:rPr>
        <w:t xml:space="preserve"> </w:t>
      </w:r>
      <w:r w:rsidR="00FE2409">
        <w:rPr>
          <w:rFonts w:cs="Arial"/>
        </w:rPr>
        <w:lastRenderedPageBreak/>
        <w:t xml:space="preserve">decreased </w:t>
      </w:r>
      <w:proofErr w:type="spellStart"/>
      <w:r w:rsidR="00FE2409">
        <w:rPr>
          <w:rFonts w:cs="Arial"/>
        </w:rPr>
        <w:t>myofibrila</w:t>
      </w:r>
      <w:r w:rsidR="004F52CD">
        <w:rPr>
          <w:rFonts w:cs="Arial"/>
        </w:rPr>
        <w:t>r</w:t>
      </w:r>
      <w:proofErr w:type="spellEnd"/>
      <w:r w:rsidR="00FE2409">
        <w:rPr>
          <w:rFonts w:cs="Arial"/>
        </w:rPr>
        <w:t xml:space="preserve"> ATPase activity by about 40-50%</w:t>
      </w:r>
      <w:r w:rsidR="006D3667">
        <w:rPr>
          <w:rFonts w:cs="Arial"/>
        </w:rPr>
        <w:t xml:space="preserve">. </w:t>
      </w:r>
    </w:p>
    <w:p w14:paraId="2617B4DB" w14:textId="706AA31D" w:rsidR="00FF2117" w:rsidRDefault="00D745ED" w:rsidP="0050686C">
      <w:pPr>
        <w:widowControl w:val="0"/>
        <w:spacing w:after="120" w:line="276" w:lineRule="auto"/>
        <w:rPr>
          <w:rFonts w:cs="Arial"/>
        </w:rPr>
      </w:pPr>
      <w:r>
        <w:rPr>
          <w:rFonts w:cs="Arial"/>
        </w:rPr>
        <w:t xml:space="preserve">NS5806, </w:t>
      </w:r>
      <w:proofErr w:type="spellStart"/>
      <w:r>
        <w:rPr>
          <w:rFonts w:cs="Arial"/>
        </w:rPr>
        <w:t>Furamidine</w:t>
      </w:r>
      <w:proofErr w:type="spellEnd"/>
      <w:r>
        <w:rPr>
          <w:rFonts w:cs="Arial"/>
        </w:rPr>
        <w:t xml:space="preserve"> and </w:t>
      </w:r>
      <w:proofErr w:type="spellStart"/>
      <w:r>
        <w:rPr>
          <w:rFonts w:cs="Arial"/>
        </w:rPr>
        <w:t>Claramine</w:t>
      </w:r>
      <w:proofErr w:type="spellEnd"/>
      <w:r>
        <w:rPr>
          <w:rFonts w:cs="Arial"/>
        </w:rPr>
        <w:t xml:space="preserve"> </w:t>
      </w:r>
      <w:r w:rsidR="00FE2409">
        <w:rPr>
          <w:rFonts w:cs="Arial"/>
        </w:rPr>
        <w:t xml:space="preserve">were chosen for </w:t>
      </w:r>
      <w:r w:rsidR="00892F60">
        <w:rPr>
          <w:rFonts w:cs="Arial"/>
        </w:rPr>
        <w:t>further</w:t>
      </w:r>
      <w:r>
        <w:rPr>
          <w:rFonts w:cs="Arial"/>
        </w:rPr>
        <w:t xml:space="preserve"> biophysical and functional</w:t>
      </w:r>
      <w:r w:rsidR="00892F60">
        <w:rPr>
          <w:rFonts w:cs="Arial"/>
        </w:rPr>
        <w:t xml:space="preserve"> </w:t>
      </w:r>
      <w:r w:rsidR="00A50876">
        <w:rPr>
          <w:rFonts w:cs="Arial"/>
        </w:rPr>
        <w:t>characterization</w:t>
      </w:r>
      <w:r>
        <w:rPr>
          <w:rFonts w:cs="Arial"/>
        </w:rPr>
        <w:t>.</w:t>
      </w:r>
      <w:r w:rsidR="00447747">
        <w:rPr>
          <w:rFonts w:cs="Arial"/>
        </w:rPr>
        <w:t xml:space="preserve"> Their chemical structures are shown in Figure 2E.</w:t>
      </w:r>
    </w:p>
    <w:p w14:paraId="7487874C" w14:textId="337E1881" w:rsidR="002317A0" w:rsidRDefault="002317A0" w:rsidP="002317A0">
      <w:pPr>
        <w:spacing w:after="120" w:line="276" w:lineRule="auto"/>
        <w:ind w:left="720" w:hanging="720"/>
        <w:rPr>
          <w:rFonts w:cs="Arial"/>
          <w:b/>
          <w:bCs/>
        </w:rPr>
      </w:pPr>
      <w:r>
        <w:rPr>
          <w:rFonts w:cs="Arial"/>
          <w:b/>
          <w:bCs/>
        </w:rPr>
        <w:t>Biophysical Characterization of NS5806</w:t>
      </w:r>
      <w:r w:rsidR="00431BE3">
        <w:rPr>
          <w:rFonts w:cs="Arial"/>
          <w:b/>
          <w:bCs/>
        </w:rPr>
        <w:t xml:space="preserve"> Binding to </w:t>
      </w:r>
      <w:proofErr w:type="spellStart"/>
      <w:r w:rsidR="00431BE3">
        <w:rPr>
          <w:rFonts w:cs="Arial"/>
          <w:b/>
          <w:bCs/>
        </w:rPr>
        <w:t>cTnC</w:t>
      </w:r>
      <w:proofErr w:type="spellEnd"/>
    </w:p>
    <w:p w14:paraId="6A8585E3" w14:textId="5C0644A7" w:rsidR="00C26EDC" w:rsidRDefault="0073175F" w:rsidP="002B45C8">
      <w:pPr>
        <w:spacing w:after="120" w:line="276" w:lineRule="auto"/>
        <w:rPr>
          <w:rFonts w:cs="Arial"/>
        </w:rPr>
      </w:pPr>
      <w:r>
        <w:rPr>
          <w:rFonts w:cs="Arial"/>
        </w:rPr>
        <w:t xml:space="preserve">Binding of hit compounds to </w:t>
      </w:r>
      <w:proofErr w:type="spellStart"/>
      <w:r w:rsidR="00AD4DCE">
        <w:rPr>
          <w:rFonts w:cs="Arial"/>
        </w:rPr>
        <w:t>cTnC</w:t>
      </w:r>
      <w:proofErr w:type="spellEnd"/>
      <w:r>
        <w:rPr>
          <w:rFonts w:cs="Arial"/>
        </w:rPr>
        <w:t xml:space="preserve"> was </w:t>
      </w:r>
      <w:r w:rsidR="001C6A09">
        <w:rPr>
          <w:rFonts w:cs="Arial"/>
        </w:rPr>
        <w:t xml:space="preserve">confirmed </w:t>
      </w:r>
      <w:r w:rsidR="00160699">
        <w:rPr>
          <w:rFonts w:cs="Arial"/>
        </w:rPr>
        <w:t>using isothermal titration calorimetry (ITC).</w:t>
      </w:r>
      <w:r w:rsidR="00B86681">
        <w:rPr>
          <w:rFonts w:cs="Arial"/>
        </w:rPr>
        <w:t xml:space="preserve"> Although NS5806 increased </w:t>
      </w:r>
      <w:proofErr w:type="spellStart"/>
      <w:r w:rsidR="00B86681">
        <w:rPr>
          <w:rFonts w:cs="Arial"/>
        </w:rPr>
        <w:t>cTnI</w:t>
      </w:r>
      <w:r w:rsidR="00B86681" w:rsidRPr="00B86681">
        <w:rPr>
          <w:rFonts w:cs="Arial"/>
          <w:vertAlign w:val="subscript"/>
        </w:rPr>
        <w:t>SP</w:t>
      </w:r>
      <w:proofErr w:type="spellEnd"/>
      <w:r w:rsidR="00B86681">
        <w:rPr>
          <w:rFonts w:cs="Arial"/>
        </w:rPr>
        <w:t xml:space="preserve"> binding to </w:t>
      </w:r>
      <w:proofErr w:type="spellStart"/>
      <w:r w:rsidR="00B86681">
        <w:rPr>
          <w:rFonts w:cs="Arial"/>
        </w:rPr>
        <w:t>cTnC</w:t>
      </w:r>
      <w:proofErr w:type="spellEnd"/>
      <w:r w:rsidR="00832AF6">
        <w:rPr>
          <w:rFonts w:cs="Arial"/>
        </w:rPr>
        <w:t xml:space="preserve"> (Fig. 2A), the compound only weakly interacted with the </w:t>
      </w:r>
      <w:r w:rsidR="004377FA">
        <w:rPr>
          <w:rFonts w:cs="Arial"/>
        </w:rPr>
        <w:t>Ca</w:t>
      </w:r>
      <w:r w:rsidR="004377FA" w:rsidRPr="004377FA">
        <w:rPr>
          <w:rFonts w:cs="Arial"/>
          <w:vertAlign w:val="superscript"/>
        </w:rPr>
        <w:t>2+</w:t>
      </w:r>
      <w:r w:rsidR="00447461">
        <w:rPr>
          <w:rFonts w:cs="Arial"/>
        </w:rPr>
        <w:t xml:space="preserve">-saturated N-lobe of </w:t>
      </w:r>
      <w:proofErr w:type="spellStart"/>
      <w:r w:rsidR="00447461">
        <w:rPr>
          <w:rFonts w:cs="Arial"/>
        </w:rPr>
        <w:t>cTnC</w:t>
      </w:r>
      <w:proofErr w:type="spellEnd"/>
      <w:r w:rsidR="00447461">
        <w:rPr>
          <w:rFonts w:cs="Arial"/>
        </w:rPr>
        <w:t xml:space="preserve"> (</w:t>
      </w:r>
      <w:proofErr w:type="spellStart"/>
      <w:r w:rsidR="00447461">
        <w:rPr>
          <w:rFonts w:cs="Arial"/>
        </w:rPr>
        <w:t>NcTnC</w:t>
      </w:r>
      <w:proofErr w:type="spellEnd"/>
      <w:r w:rsidR="00447461">
        <w:rPr>
          <w:rFonts w:cs="Arial"/>
        </w:rPr>
        <w:t>)</w:t>
      </w:r>
      <w:r w:rsidR="00134C77">
        <w:rPr>
          <w:rFonts w:cs="Arial"/>
        </w:rPr>
        <w:t xml:space="preserve"> with a</w:t>
      </w:r>
      <w:r w:rsidR="002D1578">
        <w:rPr>
          <w:rFonts w:cs="Arial"/>
        </w:rPr>
        <w:t>n estimated</w:t>
      </w:r>
      <w:r w:rsidR="00134C77">
        <w:rPr>
          <w:rFonts w:cs="Arial"/>
        </w:rPr>
        <w:t xml:space="preserve"> stead</w:t>
      </w:r>
      <w:r w:rsidR="002D1578">
        <w:rPr>
          <w:rFonts w:cs="Arial"/>
        </w:rPr>
        <w:t>y-</w:t>
      </w:r>
      <w:r w:rsidR="00134C77">
        <w:rPr>
          <w:rFonts w:cs="Arial"/>
        </w:rPr>
        <w:t xml:space="preserve">state dissociation constant </w:t>
      </w:r>
      <w:proofErr w:type="spellStart"/>
      <w:r w:rsidR="00134C77">
        <w:rPr>
          <w:rFonts w:cs="Arial"/>
        </w:rPr>
        <w:t>K</w:t>
      </w:r>
      <w:r w:rsidR="00134C77" w:rsidRPr="00134C77">
        <w:rPr>
          <w:rFonts w:cs="Arial"/>
          <w:vertAlign w:val="subscript"/>
        </w:rPr>
        <w:t>d</w:t>
      </w:r>
      <w:proofErr w:type="spellEnd"/>
      <w:r w:rsidR="00134C77">
        <w:rPr>
          <w:rFonts w:cs="Arial"/>
        </w:rPr>
        <w:t xml:space="preserve"> of about 60 </w:t>
      </w:r>
      <w:r w:rsidR="00134C77" w:rsidRPr="00134C77">
        <w:rPr>
          <w:rFonts w:ascii="Symbol" w:hAnsi="Symbol" w:cs="Arial"/>
        </w:rPr>
        <w:t>m</w:t>
      </w:r>
      <w:r w:rsidR="00134C77">
        <w:rPr>
          <w:rFonts w:cs="Arial"/>
        </w:rPr>
        <w:t>mol/L</w:t>
      </w:r>
      <w:r w:rsidR="00447461">
        <w:rPr>
          <w:rFonts w:cs="Arial"/>
        </w:rPr>
        <w:t xml:space="preserve"> </w:t>
      </w:r>
      <w:r w:rsidR="00D60049">
        <w:rPr>
          <w:rFonts w:cs="Arial"/>
        </w:rPr>
        <w:t>(Fig. 3A)</w:t>
      </w:r>
      <w:r w:rsidR="00ED73DD">
        <w:rPr>
          <w:rFonts w:cs="Arial"/>
        </w:rPr>
        <w:t xml:space="preserve">. This is mirrored in the thermodynamic properties with </w:t>
      </w:r>
      <w:r w:rsidR="001149A4" w:rsidRPr="00D34BB2">
        <w:rPr>
          <w:rFonts w:ascii="Symbol" w:hAnsi="Symbol" w:cs="Arial"/>
        </w:rPr>
        <w:t>D</w:t>
      </w:r>
      <w:r w:rsidR="001149A4">
        <w:rPr>
          <w:rFonts w:cs="Arial"/>
        </w:rPr>
        <w:t xml:space="preserve">H </w:t>
      </w:r>
      <w:r w:rsidR="00DF4E26">
        <w:rPr>
          <w:rFonts w:cs="Arial"/>
        </w:rPr>
        <w:t>≈</w:t>
      </w:r>
      <w:r w:rsidR="001149A4">
        <w:rPr>
          <w:rFonts w:cs="Arial"/>
        </w:rPr>
        <w:t xml:space="preserve"> -2 kJ/mol </w:t>
      </w:r>
      <w:r w:rsidR="00DF4E26">
        <w:rPr>
          <w:rFonts w:cs="Arial"/>
        </w:rPr>
        <w:t xml:space="preserve">and </w:t>
      </w:r>
      <w:r w:rsidR="001149A4">
        <w:rPr>
          <w:rFonts w:cs="Arial"/>
        </w:rPr>
        <w:t>T</w:t>
      </w:r>
      <w:r w:rsidR="001149A4" w:rsidRPr="00D34BB2">
        <w:rPr>
          <w:rFonts w:ascii="Symbol" w:hAnsi="Symbol" w:cs="Arial"/>
        </w:rPr>
        <w:t>D</w:t>
      </w:r>
      <w:r w:rsidR="001149A4">
        <w:rPr>
          <w:rFonts w:cs="Arial"/>
        </w:rPr>
        <w:t xml:space="preserve">S </w:t>
      </w:r>
      <w:r w:rsidR="00DF4E26">
        <w:rPr>
          <w:rFonts w:cs="Arial"/>
        </w:rPr>
        <w:t>≈</w:t>
      </w:r>
      <w:r w:rsidR="001149A4">
        <w:rPr>
          <w:rFonts w:cs="Arial"/>
        </w:rPr>
        <w:t xml:space="preserve"> </w:t>
      </w:r>
      <w:r w:rsidR="00DF4E26">
        <w:rPr>
          <w:rFonts w:cs="Arial"/>
        </w:rPr>
        <w:t>2.1</w:t>
      </w:r>
      <w:r w:rsidR="001149A4">
        <w:rPr>
          <w:rFonts w:cs="Arial"/>
        </w:rPr>
        <w:t xml:space="preserve"> kJ/mol</w:t>
      </w:r>
      <w:r w:rsidR="00DF4E26">
        <w:rPr>
          <w:rFonts w:cs="Arial"/>
        </w:rPr>
        <w:t>.</w:t>
      </w:r>
      <w:r w:rsidR="00A25DAE">
        <w:rPr>
          <w:rFonts w:cs="Arial"/>
        </w:rPr>
        <w:t xml:space="preserve"> S</w:t>
      </w:r>
      <w:r w:rsidR="00D60049">
        <w:rPr>
          <w:rFonts w:cs="Arial"/>
        </w:rPr>
        <w:t xml:space="preserve">imilarly, NS5806 only weakly bound to </w:t>
      </w:r>
      <w:r w:rsidR="00120B1C">
        <w:rPr>
          <w:rFonts w:cs="Arial"/>
        </w:rPr>
        <w:t>a</w:t>
      </w:r>
      <w:r w:rsidR="00D60049">
        <w:rPr>
          <w:rFonts w:cs="Arial"/>
        </w:rPr>
        <w:t xml:space="preserve"> </w:t>
      </w:r>
      <w:r w:rsidR="00A55B55">
        <w:rPr>
          <w:rFonts w:cs="Arial"/>
        </w:rPr>
        <w:t>Ca</w:t>
      </w:r>
      <w:r w:rsidR="00A55B55" w:rsidRPr="00A55B55">
        <w:rPr>
          <w:rFonts w:cs="Arial"/>
          <w:vertAlign w:val="superscript"/>
        </w:rPr>
        <w:t>2+</w:t>
      </w:r>
      <w:r w:rsidR="00A55B55">
        <w:rPr>
          <w:rFonts w:cs="Arial"/>
        </w:rPr>
        <w:t xml:space="preserve">-free </w:t>
      </w:r>
      <w:proofErr w:type="spellStart"/>
      <w:r w:rsidR="00120B1C">
        <w:rPr>
          <w:rFonts w:cs="Arial"/>
        </w:rPr>
        <w:t>cC</w:t>
      </w:r>
      <w:r w:rsidR="00A55B55">
        <w:rPr>
          <w:rFonts w:cs="Arial"/>
        </w:rPr>
        <w:t>himera</w:t>
      </w:r>
      <w:proofErr w:type="spellEnd"/>
      <w:r w:rsidR="00A55B55">
        <w:rPr>
          <w:rFonts w:cs="Arial"/>
        </w:rPr>
        <w:t xml:space="preserve"> </w:t>
      </w:r>
      <w:r w:rsidR="00B26DAA">
        <w:rPr>
          <w:rFonts w:cs="Arial"/>
        </w:rPr>
        <w:t>con</w:t>
      </w:r>
      <w:r w:rsidR="0025663D">
        <w:rPr>
          <w:rFonts w:cs="Arial"/>
        </w:rPr>
        <w:t>s</w:t>
      </w:r>
      <w:r w:rsidR="00B26DAA">
        <w:rPr>
          <w:rFonts w:cs="Arial"/>
        </w:rPr>
        <w:t>tr</w:t>
      </w:r>
      <w:r w:rsidR="0025663D">
        <w:rPr>
          <w:rFonts w:cs="Arial"/>
        </w:rPr>
        <w:t xml:space="preserve">uct </w:t>
      </w:r>
      <w:r w:rsidR="00A55B55">
        <w:rPr>
          <w:rFonts w:cs="Arial"/>
        </w:rPr>
        <w:t xml:space="preserve">consisting of </w:t>
      </w:r>
      <w:proofErr w:type="spellStart"/>
      <w:r w:rsidR="00A55B55">
        <w:rPr>
          <w:rFonts w:cs="Arial"/>
        </w:rPr>
        <w:t>NcTnC</w:t>
      </w:r>
      <w:proofErr w:type="spellEnd"/>
      <w:r w:rsidR="00A55B55">
        <w:rPr>
          <w:rFonts w:cs="Arial"/>
        </w:rPr>
        <w:t xml:space="preserve"> </w:t>
      </w:r>
      <w:r w:rsidR="00B26DAA">
        <w:rPr>
          <w:rFonts w:cs="Arial"/>
        </w:rPr>
        <w:t>C-term</w:t>
      </w:r>
      <w:r w:rsidR="0025663D">
        <w:rPr>
          <w:rFonts w:cs="Arial"/>
        </w:rPr>
        <w:t>i</w:t>
      </w:r>
      <w:r w:rsidR="00B26DAA">
        <w:rPr>
          <w:rFonts w:cs="Arial"/>
        </w:rPr>
        <w:t xml:space="preserve">nally conjugated to the </w:t>
      </w:r>
      <w:r w:rsidR="00A55B55">
        <w:rPr>
          <w:rFonts w:cs="Arial"/>
        </w:rPr>
        <w:t xml:space="preserve">switch region of </w:t>
      </w:r>
      <w:proofErr w:type="spellStart"/>
      <w:r w:rsidR="00B26DAA">
        <w:rPr>
          <w:rFonts w:cs="Arial"/>
        </w:rPr>
        <w:t>cTnI</w:t>
      </w:r>
      <w:proofErr w:type="spellEnd"/>
      <w:r w:rsidR="0025663D">
        <w:rPr>
          <w:rFonts w:cs="Arial"/>
        </w:rPr>
        <w:t xml:space="preserve"> </w:t>
      </w:r>
      <w:r w:rsidR="00AB4F1F">
        <w:rPr>
          <w:rFonts w:cs="Arial"/>
        </w:rPr>
        <w:fldChar w:fldCharType="begin"/>
      </w:r>
      <w:r w:rsidR="000348DA">
        <w:rPr>
          <w:rFonts w:cs="Arial"/>
        </w:rPr>
        <w:instrText xml:space="preserve"> ADDIN EN.CITE &lt;EndNote&gt;&lt;Cite&gt;&lt;Author&gt;Pineda-Sanabria&lt;/Author&gt;&lt;Year&gt;2014&lt;/Year&gt;&lt;RecNum&gt;4555&lt;/RecNum&gt;&lt;DisplayText&gt;(30)&lt;/DisplayText&gt;&lt;record&gt;&lt;rec-number&gt;4555&lt;/rec-number&gt;&lt;foreign-keys&gt;&lt;key app="EN" db-id="srt5vrexh90wrre2d0ovf9zze559pfrxweer" timestamp="1656323944"&gt;4555&lt;/key&gt;&lt;/foreign-keys&gt;&lt;ref-type name="Journal Article"&gt;17&lt;/ref-type&gt;&lt;contributors&gt;&lt;authors&gt;&lt;author&gt;Pineda-Sanabria, S. E.&lt;/author&gt;&lt;author&gt;Julien, O.&lt;/author&gt;&lt;author&gt;Sykes, B. D.&lt;/author&gt;&lt;/authors&gt;&lt;/contributors&gt;&lt;auth-address&gt;Department of Biochemistry, University of Alberta , 4-19 Medical Sciences Building, Edmonton, Alberta Canada , T6G 2H7.&lt;/auth-address&gt;&lt;titles&gt;&lt;title&gt;Versatile cardiac troponin chimera for muscle protein structural biology and drug discovery&lt;/title&gt;&lt;secondary-title&gt;ACS Chem Biol&lt;/secondary-title&gt;&lt;/titles&gt;&lt;periodical&gt;&lt;full-title&gt;ACS Chem Biol&lt;/full-title&gt;&lt;/periodical&gt;&lt;pages&gt;2121-30&lt;/pages&gt;&lt;volume&gt;9&lt;/volume&gt;&lt;number&gt;9&lt;/number&gt;&lt;edition&gt;2014/07/11&lt;/edition&gt;&lt;keywords&gt;&lt;keyword&gt;Bepridil/metabolism&lt;/keyword&gt;&lt;keyword&gt;Calcium/metabolism&lt;/keyword&gt;&lt;keyword&gt;Drug Discovery&lt;/keyword&gt;&lt;keyword&gt;Nuclear Magnetic Resonance, Biomolecular&lt;/keyword&gt;&lt;keyword&gt;Pharmaceutical Preparations/metabolism&lt;/keyword&gt;&lt;keyword&gt;Protein Conformation&lt;/keyword&gt;&lt;keyword&gt;Recombinant Proteins/*chemistry/metabolism&lt;/keyword&gt;&lt;keyword&gt;Spectrometry, Fluorescence&lt;/keyword&gt;&lt;keyword&gt;Sulfonamides/metabolism&lt;/keyword&gt;&lt;keyword&gt;Thrombin/chemistry&lt;/keyword&gt;&lt;keyword&gt;Troponin C/*chemistry&lt;/keyword&gt;&lt;keyword&gt;Troponin I/*chemistry&lt;/keyword&gt;&lt;/keywords&gt;&lt;dates&gt;&lt;year&gt;2014&lt;/year&gt;&lt;pub-dates&gt;&lt;date&gt;Sep 19&lt;/date&gt;&lt;/pub-dates&gt;&lt;/dates&gt;&lt;isbn&gt;1554-8937 (Electronic)&amp;#xD;1554-8929 (Linking)&lt;/isbn&gt;&lt;accession-num&gt;25010113&lt;/accession-num&gt;&lt;urls&gt;&lt;related-urls&gt;&lt;url&gt;https://www.ncbi.nlm.nih.gov/pubmed/25010113&lt;/url&gt;&lt;/related-urls&gt;&lt;/urls&gt;&lt;electronic-resource-num&gt;10.1021/cb500249j&lt;/electronic-resource-num&gt;&lt;/record&gt;&lt;/Cite&gt;&lt;/EndNote&gt;</w:instrText>
      </w:r>
      <w:r w:rsidR="00AB4F1F">
        <w:rPr>
          <w:rFonts w:cs="Arial"/>
        </w:rPr>
        <w:fldChar w:fldCharType="separate"/>
      </w:r>
      <w:r w:rsidR="000348DA">
        <w:rPr>
          <w:rFonts w:cs="Arial"/>
          <w:noProof/>
        </w:rPr>
        <w:t>(30)</w:t>
      </w:r>
      <w:r w:rsidR="00AB4F1F">
        <w:rPr>
          <w:rFonts w:cs="Arial"/>
        </w:rPr>
        <w:fldChar w:fldCharType="end"/>
      </w:r>
      <w:r w:rsidR="00134C77">
        <w:rPr>
          <w:rFonts w:cs="Arial"/>
        </w:rPr>
        <w:t>, which</w:t>
      </w:r>
      <w:r w:rsidR="00022184">
        <w:rPr>
          <w:rFonts w:cs="Arial"/>
        </w:rPr>
        <w:t>, however,</w:t>
      </w:r>
      <w:r w:rsidR="00134C77">
        <w:rPr>
          <w:rFonts w:cs="Arial"/>
        </w:rPr>
        <w:t xml:space="preserve"> could not be reliably quantified using ITC.</w:t>
      </w:r>
      <w:r w:rsidR="00C33B6C">
        <w:rPr>
          <w:rFonts w:cs="Arial"/>
        </w:rPr>
        <w:t xml:space="preserve"> </w:t>
      </w:r>
      <w:r w:rsidR="0010363C">
        <w:rPr>
          <w:rFonts w:cs="Arial"/>
        </w:rPr>
        <w:t>In contrast</w:t>
      </w:r>
      <w:r w:rsidR="0025663D">
        <w:rPr>
          <w:rFonts w:cs="Arial"/>
        </w:rPr>
        <w:t xml:space="preserve">, NS5806 </w:t>
      </w:r>
      <w:r w:rsidR="0010363C">
        <w:rPr>
          <w:rFonts w:cs="Arial"/>
        </w:rPr>
        <w:t xml:space="preserve">showed very clear </w:t>
      </w:r>
      <w:r w:rsidR="00AB4F1F">
        <w:rPr>
          <w:rFonts w:cs="Arial"/>
        </w:rPr>
        <w:t xml:space="preserve">saturable </w:t>
      </w:r>
      <w:r w:rsidR="0010363C">
        <w:rPr>
          <w:rFonts w:cs="Arial"/>
        </w:rPr>
        <w:t xml:space="preserve">binding </w:t>
      </w:r>
      <w:r w:rsidR="00120B1C">
        <w:rPr>
          <w:rFonts w:cs="Arial"/>
        </w:rPr>
        <w:t>to the Ca</w:t>
      </w:r>
      <w:r w:rsidR="00120B1C" w:rsidRPr="00E444C4">
        <w:rPr>
          <w:rFonts w:cs="Arial"/>
          <w:vertAlign w:val="superscript"/>
        </w:rPr>
        <w:t>2+</w:t>
      </w:r>
      <w:r w:rsidR="00120B1C">
        <w:rPr>
          <w:rFonts w:cs="Arial"/>
        </w:rPr>
        <w:t xml:space="preserve">-saturated </w:t>
      </w:r>
      <w:proofErr w:type="spellStart"/>
      <w:r w:rsidR="00120B1C">
        <w:rPr>
          <w:rFonts w:cs="Arial"/>
        </w:rPr>
        <w:t>cCh</w:t>
      </w:r>
      <w:r w:rsidR="008818B8">
        <w:rPr>
          <w:rFonts w:cs="Arial"/>
        </w:rPr>
        <w:t>i</w:t>
      </w:r>
      <w:r w:rsidR="00120B1C">
        <w:rPr>
          <w:rFonts w:cs="Arial"/>
        </w:rPr>
        <w:t>mera</w:t>
      </w:r>
      <w:proofErr w:type="spellEnd"/>
      <w:r w:rsidR="008818B8">
        <w:rPr>
          <w:rFonts w:cs="Arial"/>
        </w:rPr>
        <w:t xml:space="preserve"> with a </w:t>
      </w:r>
      <w:proofErr w:type="spellStart"/>
      <w:r w:rsidR="008818B8">
        <w:rPr>
          <w:rFonts w:cs="Arial"/>
        </w:rPr>
        <w:t>K</w:t>
      </w:r>
      <w:r w:rsidR="008818B8" w:rsidRPr="00280678">
        <w:rPr>
          <w:rFonts w:cs="Arial"/>
          <w:vertAlign w:val="subscript"/>
        </w:rPr>
        <w:t>d</w:t>
      </w:r>
      <w:proofErr w:type="spellEnd"/>
      <w:r w:rsidR="008818B8">
        <w:rPr>
          <w:rFonts w:cs="Arial"/>
        </w:rPr>
        <w:t xml:space="preserve"> of </w:t>
      </w:r>
      <w:r w:rsidR="00280678">
        <w:rPr>
          <w:rFonts w:cs="Arial"/>
        </w:rPr>
        <w:t xml:space="preserve">7.6 ± 0.3 </w:t>
      </w:r>
      <w:r w:rsidR="00280678" w:rsidRPr="00280678">
        <w:rPr>
          <w:rFonts w:ascii="Symbol" w:hAnsi="Symbol" w:cs="Arial"/>
        </w:rPr>
        <w:t>m</w:t>
      </w:r>
      <w:r w:rsidR="00280678">
        <w:rPr>
          <w:rFonts w:cs="Arial"/>
        </w:rPr>
        <w:t xml:space="preserve">mol/L </w:t>
      </w:r>
      <w:r w:rsidR="009F0855">
        <w:rPr>
          <w:rFonts w:cs="Arial"/>
        </w:rPr>
        <w:t xml:space="preserve">and stoichiometry of </w:t>
      </w:r>
      <w:r w:rsidR="00386F38">
        <w:rPr>
          <w:rFonts w:cs="Arial"/>
        </w:rPr>
        <w:t>about 1:1</w:t>
      </w:r>
      <w:r w:rsidR="009F0855">
        <w:rPr>
          <w:rFonts w:cs="Arial"/>
        </w:rPr>
        <w:t xml:space="preserve"> </w:t>
      </w:r>
      <w:r w:rsidR="00280678">
        <w:rPr>
          <w:rFonts w:cs="Arial"/>
        </w:rPr>
        <w:t>(mean</w:t>
      </w:r>
      <w:r w:rsidR="009F0855">
        <w:rPr>
          <w:rFonts w:cs="Arial"/>
        </w:rPr>
        <w:t>s</w:t>
      </w:r>
      <w:r w:rsidR="00280678">
        <w:rPr>
          <w:rFonts w:cs="Arial"/>
        </w:rPr>
        <w:t xml:space="preserve"> ± SEM, n=4)</w:t>
      </w:r>
      <w:r w:rsidR="00E444C4">
        <w:rPr>
          <w:rFonts w:cs="Arial"/>
        </w:rPr>
        <w:t xml:space="preserve">. </w:t>
      </w:r>
      <w:r w:rsidR="00022184">
        <w:rPr>
          <w:rFonts w:cs="Arial"/>
        </w:rPr>
        <w:t>Moreover, t</w:t>
      </w:r>
      <w:r w:rsidR="00C26EDC">
        <w:rPr>
          <w:rFonts w:cs="Arial"/>
        </w:rPr>
        <w:t>he interaction has both favorable enthalpic (</w:t>
      </w:r>
      <w:r w:rsidR="00C26EDC" w:rsidRPr="00D34BB2">
        <w:rPr>
          <w:rFonts w:ascii="Symbol" w:hAnsi="Symbol" w:cs="Arial"/>
        </w:rPr>
        <w:t>D</w:t>
      </w:r>
      <w:r w:rsidR="00067C41">
        <w:rPr>
          <w:rFonts w:cs="Arial"/>
        </w:rPr>
        <w:t>H</w:t>
      </w:r>
      <w:r w:rsidR="00C26EDC">
        <w:rPr>
          <w:rFonts w:cs="Arial"/>
        </w:rPr>
        <w:t xml:space="preserve"> = -1</w:t>
      </w:r>
      <w:r w:rsidR="004B2D3B">
        <w:rPr>
          <w:rFonts w:cs="Arial"/>
        </w:rPr>
        <w:t>1</w:t>
      </w:r>
      <w:r w:rsidR="00C26EDC">
        <w:rPr>
          <w:rFonts w:cs="Arial"/>
        </w:rPr>
        <w:t xml:space="preserve">.4 ± </w:t>
      </w:r>
      <w:r w:rsidR="004B2D3B">
        <w:rPr>
          <w:rFonts w:cs="Arial"/>
        </w:rPr>
        <w:t>0</w:t>
      </w:r>
      <w:r w:rsidR="00C26EDC">
        <w:rPr>
          <w:rFonts w:cs="Arial"/>
        </w:rPr>
        <w:t>.</w:t>
      </w:r>
      <w:r w:rsidR="004B2D3B">
        <w:rPr>
          <w:rFonts w:cs="Arial"/>
        </w:rPr>
        <w:t>8</w:t>
      </w:r>
      <w:r w:rsidR="00C26EDC">
        <w:rPr>
          <w:rFonts w:cs="Arial"/>
        </w:rPr>
        <w:t xml:space="preserve"> kJ/mol) and entropic contributions (T</w:t>
      </w:r>
      <w:r w:rsidR="00C26EDC" w:rsidRPr="00D34BB2">
        <w:rPr>
          <w:rFonts w:ascii="Symbol" w:hAnsi="Symbol" w:cs="Arial"/>
        </w:rPr>
        <w:t>D</w:t>
      </w:r>
      <w:r w:rsidR="00C26EDC">
        <w:rPr>
          <w:rFonts w:cs="Arial"/>
        </w:rPr>
        <w:t>S =</w:t>
      </w:r>
      <w:r w:rsidR="00255FBF">
        <w:rPr>
          <w:rFonts w:cs="Arial"/>
        </w:rPr>
        <w:t xml:space="preserve"> </w:t>
      </w:r>
      <w:r w:rsidR="004B2D3B">
        <w:rPr>
          <w:rFonts w:cs="Arial"/>
        </w:rPr>
        <w:t>1</w:t>
      </w:r>
      <w:r w:rsidR="00C26EDC">
        <w:rPr>
          <w:rFonts w:cs="Arial"/>
        </w:rPr>
        <w:t>7.</w:t>
      </w:r>
      <w:r w:rsidR="004B2D3B">
        <w:rPr>
          <w:rFonts w:cs="Arial"/>
        </w:rPr>
        <w:t>6</w:t>
      </w:r>
      <w:r w:rsidR="00C26EDC">
        <w:rPr>
          <w:rFonts w:cs="Arial"/>
        </w:rPr>
        <w:t xml:space="preserve"> ± </w:t>
      </w:r>
      <w:r w:rsidR="004B2D3B">
        <w:rPr>
          <w:rFonts w:cs="Arial"/>
        </w:rPr>
        <w:t>0.9</w:t>
      </w:r>
      <w:r w:rsidR="00C26EDC">
        <w:rPr>
          <w:rFonts w:cs="Arial"/>
        </w:rPr>
        <w:t xml:space="preserve"> kJ/mol)</w:t>
      </w:r>
      <w:r w:rsidR="00CC0031">
        <w:rPr>
          <w:rFonts w:cs="Arial"/>
        </w:rPr>
        <w:t xml:space="preserve">, suggesting </w:t>
      </w:r>
      <w:r w:rsidR="00373733">
        <w:rPr>
          <w:rFonts w:cs="Arial"/>
        </w:rPr>
        <w:t>that the NS580</w:t>
      </w:r>
      <w:r w:rsidR="00482CD2">
        <w:rPr>
          <w:rFonts w:cs="Arial"/>
        </w:rPr>
        <w:t>6</w:t>
      </w:r>
      <w:r w:rsidR="00373733">
        <w:rPr>
          <w:rFonts w:cs="Arial"/>
        </w:rPr>
        <w:t>-cChimera complex is stabilized by both hydrophilic and hydrophobic interactions.</w:t>
      </w:r>
      <w:r w:rsidR="00DA12F0">
        <w:rPr>
          <w:rFonts w:cs="Arial"/>
        </w:rPr>
        <w:t xml:space="preserve"> </w:t>
      </w:r>
    </w:p>
    <w:p w14:paraId="5C6137B3" w14:textId="1893E1A2" w:rsidR="000828BE" w:rsidRDefault="00B320EA" w:rsidP="002B45C8">
      <w:pPr>
        <w:spacing w:after="120" w:line="276" w:lineRule="auto"/>
        <w:rPr>
          <w:rFonts w:cs="Arial"/>
        </w:rPr>
      </w:pPr>
      <w:r>
        <w:rPr>
          <w:rFonts w:cs="Arial"/>
        </w:rPr>
        <w:t xml:space="preserve">In contrast to skeletal </w:t>
      </w:r>
      <w:proofErr w:type="spellStart"/>
      <w:r>
        <w:rPr>
          <w:rFonts w:cs="Arial"/>
        </w:rPr>
        <w:t>TnC</w:t>
      </w:r>
      <w:proofErr w:type="spellEnd"/>
      <w:r>
        <w:rPr>
          <w:rFonts w:cs="Arial"/>
        </w:rPr>
        <w:t xml:space="preserve">, </w:t>
      </w:r>
      <w:proofErr w:type="spellStart"/>
      <w:r w:rsidR="005A2C1F">
        <w:rPr>
          <w:rFonts w:cs="Arial"/>
        </w:rPr>
        <w:t>NcTnC</w:t>
      </w:r>
      <w:proofErr w:type="spellEnd"/>
      <w:r w:rsidR="005A2C1F">
        <w:rPr>
          <w:rFonts w:cs="Arial"/>
        </w:rPr>
        <w:t xml:space="preserve"> remains </w:t>
      </w:r>
      <w:r w:rsidR="00593872">
        <w:rPr>
          <w:rFonts w:cs="Arial"/>
        </w:rPr>
        <w:t>mostly in its</w:t>
      </w:r>
      <w:r w:rsidR="005A2C1F">
        <w:rPr>
          <w:rFonts w:cs="Arial"/>
        </w:rPr>
        <w:t xml:space="preserve"> closed conformation in the Ca</w:t>
      </w:r>
      <w:r w:rsidR="005A2C1F" w:rsidRPr="005A2C1F">
        <w:rPr>
          <w:rFonts w:cs="Arial"/>
          <w:vertAlign w:val="superscript"/>
        </w:rPr>
        <w:t>2+</w:t>
      </w:r>
      <w:r w:rsidR="005A2C1F">
        <w:rPr>
          <w:rFonts w:cs="Arial"/>
        </w:rPr>
        <w:t>-bound state</w:t>
      </w:r>
      <w:r>
        <w:rPr>
          <w:rFonts w:cs="Arial"/>
        </w:rPr>
        <w:t xml:space="preserve"> and only adopts the </w:t>
      </w:r>
      <w:r w:rsidR="00593872">
        <w:rPr>
          <w:rFonts w:cs="Arial"/>
        </w:rPr>
        <w:t xml:space="preserve">fully </w:t>
      </w:r>
      <w:r w:rsidR="00B6213A">
        <w:rPr>
          <w:rFonts w:cs="Arial"/>
        </w:rPr>
        <w:t>open conformation</w:t>
      </w:r>
      <w:r>
        <w:rPr>
          <w:rFonts w:cs="Arial"/>
        </w:rPr>
        <w:t xml:space="preserve"> in the presence of the</w:t>
      </w:r>
      <w:r w:rsidR="001E39F2">
        <w:rPr>
          <w:rFonts w:cs="Arial"/>
        </w:rPr>
        <w:t xml:space="preserve"> </w:t>
      </w:r>
      <w:proofErr w:type="spellStart"/>
      <w:r w:rsidR="001E39F2">
        <w:rPr>
          <w:rFonts w:cs="Arial"/>
        </w:rPr>
        <w:t>cTnI</w:t>
      </w:r>
      <w:proofErr w:type="spellEnd"/>
      <w:r>
        <w:rPr>
          <w:rFonts w:cs="Arial"/>
        </w:rPr>
        <w:t xml:space="preserve"> switch peptide</w:t>
      </w:r>
      <w:r w:rsidR="00C512CD">
        <w:rPr>
          <w:rFonts w:cs="Arial"/>
        </w:rPr>
        <w:t xml:space="preserve"> </w:t>
      </w:r>
      <w:r w:rsidR="00960351">
        <w:rPr>
          <w:rFonts w:cs="Arial"/>
        </w:rPr>
        <w:fldChar w:fldCharType="begin">
          <w:fldData xml:space="preserve">PEVuZE5vdGU+PENpdGU+PEF1dGhvcj5MaTwvQXV0aG9yPjxZZWFyPjE5OTk8L1llYXI+PFJlY051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</w:fldData>
        </w:fldChar>
      </w:r>
      <w:r w:rsidR="000348DA">
        <w:rPr>
          <w:rFonts w:cs="Arial"/>
        </w:rPr>
        <w:instrText xml:space="preserve"> ADDIN EN.CITE </w:instrText>
      </w:r>
      <w:r w:rsidR="000348DA">
        <w:rPr>
          <w:rFonts w:cs="Arial"/>
        </w:rPr>
        <w:fldChar w:fldCharType="begin">
          <w:fldData xml:space="preserve">PEVuZE5vdGU+PENpdGU+PEF1dGhvcj5MaTwvQXV0aG9yPjxZZWFyPjE5OTk8L1llYXI+PFJlY051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</w:fldData>
        </w:fldChar>
      </w:r>
      <w:r w:rsidR="000348DA">
        <w:rPr>
          <w:rFonts w:cs="Arial"/>
        </w:rPr>
        <w:instrText xml:space="preserve"> ADDIN EN.CITE.DATA </w:instrText>
      </w:r>
      <w:r w:rsidR="000348DA">
        <w:rPr>
          <w:rFonts w:cs="Arial"/>
        </w:rPr>
      </w:r>
      <w:r w:rsidR="000348DA">
        <w:rPr>
          <w:rFonts w:cs="Arial"/>
        </w:rPr>
        <w:fldChar w:fldCharType="end"/>
      </w:r>
      <w:r w:rsidR="00960351">
        <w:rPr>
          <w:rFonts w:cs="Arial"/>
        </w:rPr>
      </w:r>
      <w:r w:rsidR="00960351">
        <w:rPr>
          <w:rFonts w:cs="Arial"/>
        </w:rPr>
        <w:fldChar w:fldCharType="separate"/>
      </w:r>
      <w:r w:rsidR="000348DA">
        <w:rPr>
          <w:rFonts w:cs="Arial"/>
          <w:noProof/>
        </w:rPr>
        <w:t>(31)</w:t>
      </w:r>
      <w:r w:rsidR="00960351">
        <w:rPr>
          <w:rFonts w:cs="Arial"/>
        </w:rPr>
        <w:fldChar w:fldCharType="end"/>
      </w:r>
      <w:r>
        <w:rPr>
          <w:rFonts w:cs="Arial"/>
        </w:rPr>
        <w:t>.</w:t>
      </w:r>
      <w:r w:rsidR="00C33B6C">
        <w:rPr>
          <w:rFonts w:cs="Arial"/>
        </w:rPr>
        <w:t xml:space="preserve"> </w:t>
      </w:r>
      <w:r w:rsidR="00C512CD">
        <w:rPr>
          <w:rFonts w:cs="Arial"/>
        </w:rPr>
        <w:t>Similarly</w:t>
      </w:r>
      <w:r w:rsidR="00C33B6C">
        <w:rPr>
          <w:rFonts w:cs="Arial"/>
        </w:rPr>
        <w:t xml:space="preserve">, the </w:t>
      </w:r>
      <w:proofErr w:type="spellStart"/>
      <w:r w:rsidR="00C33B6C">
        <w:rPr>
          <w:rFonts w:cs="Arial"/>
        </w:rPr>
        <w:t>cC</w:t>
      </w:r>
      <w:r w:rsidR="00C512CD">
        <w:rPr>
          <w:rFonts w:cs="Arial"/>
        </w:rPr>
        <w:t>hime</w:t>
      </w:r>
      <w:r w:rsidR="00C33B6C">
        <w:rPr>
          <w:rFonts w:cs="Arial"/>
        </w:rPr>
        <w:t>ra</w:t>
      </w:r>
      <w:proofErr w:type="spellEnd"/>
      <w:r w:rsidR="00C33B6C">
        <w:rPr>
          <w:rFonts w:cs="Arial"/>
        </w:rPr>
        <w:t xml:space="preserve"> has recently been shown to adopt its closed co</w:t>
      </w:r>
      <w:r w:rsidR="00C512CD">
        <w:rPr>
          <w:rFonts w:cs="Arial"/>
        </w:rPr>
        <w:t>n</w:t>
      </w:r>
      <w:r w:rsidR="00C33B6C">
        <w:rPr>
          <w:rFonts w:cs="Arial"/>
        </w:rPr>
        <w:t>for</w:t>
      </w:r>
      <w:r w:rsidR="00C512CD">
        <w:rPr>
          <w:rFonts w:cs="Arial"/>
        </w:rPr>
        <w:t>mation</w:t>
      </w:r>
      <w:r w:rsidR="002B45C8">
        <w:rPr>
          <w:rFonts w:cs="Arial"/>
        </w:rPr>
        <w:t xml:space="preserve"> in the absence of Ca</w:t>
      </w:r>
      <w:r w:rsidR="002B45C8" w:rsidRPr="002B45C8">
        <w:rPr>
          <w:rFonts w:cs="Arial"/>
          <w:vertAlign w:val="superscript"/>
        </w:rPr>
        <w:t>2+</w:t>
      </w:r>
      <w:r w:rsidR="002B45C8">
        <w:rPr>
          <w:rFonts w:cs="Arial"/>
        </w:rPr>
        <w:t xml:space="preserve"> </w:t>
      </w:r>
      <w:r w:rsidR="00960351">
        <w:rPr>
          <w:rFonts w:cs="Arial"/>
        </w:rPr>
        <w:fldChar w:fldCharType="begin"/>
      </w:r>
      <w:r w:rsidR="000348DA">
        <w:rPr>
          <w:rFonts w:cs="Arial"/>
        </w:rPr>
        <w:instrText xml:space="preserve"> ADDIN EN.CITE &lt;EndNote&gt;&lt;Cite&gt;&lt;Author&gt;Poppe&lt;/Author&gt;&lt;Year&gt;2022&lt;/Year&gt;&lt;RecNum&gt;4557&lt;/RecNum&gt;&lt;DisplayText&gt;(32)&lt;/DisplayText&gt;&lt;record&gt;&lt;rec-number&gt;4557&lt;/rec-number&gt;&lt;foreign-keys&gt;&lt;key app="EN" db-id="srt5vrexh90wrre2d0ovf9zze559pfrxweer" timestamp="1656324862"&gt;4557&lt;/key&gt;&lt;/foreign-keys&gt;&lt;ref-type name="Journal Article"&gt;17&lt;/ref-type&gt;&lt;contributors&gt;&lt;authors&gt;&lt;author&gt;Poppe, L.&lt;/author&gt;&lt;author&gt;Hartman, J. J.&lt;/author&gt;&lt;author&gt;Romero, A.&lt;/author&gt;&lt;author&gt;Reagan, J. D.&lt;/author&gt;&lt;/authors&gt;&lt;/contributors&gt;&lt;auth-address&gt;Amgen, Inc., Thousand Oaks, California 91320, United States.&amp;#xD;Cytokinetics, Inc., South San Francisco, California 94080, United States.&amp;#xD;Amgen, Inc., South San Francisco, California 94080, United States.&lt;/auth-address&gt;&lt;titles&gt;&lt;title&gt;Structural and Thermodynamic Model for the Activation of Cardiac Troponin&lt;/title&gt;&lt;secondary-title&gt;Biochemistry&lt;/secondary-title&gt;&lt;/titles&gt;&lt;periodical&gt;&lt;full-title&gt;Biochemistry&lt;/full-title&gt;&lt;/periodical&gt;&lt;pages&gt;741-748&lt;/pages&gt;&lt;volume&gt;61&lt;/volume&gt;&lt;number&gt;8&lt;/number&gt;&lt;edition&gt;2022/03/30&lt;/edition&gt;&lt;keywords&gt;&lt;keyword&gt;Actins/metabolism&lt;/keyword&gt;&lt;keyword&gt;*Calcium/metabolism&lt;/keyword&gt;&lt;keyword&gt;Humans&lt;/keyword&gt;&lt;keyword&gt;Myocardial Contraction/physiology&lt;/keyword&gt;&lt;keyword&gt;*Myocardium/metabolism&lt;/keyword&gt;&lt;keyword&gt;Thermodynamics&lt;/keyword&gt;&lt;keyword&gt;Tropomyosin/metabolism&lt;/keyword&gt;&lt;keyword&gt;Troponin/chemistry&lt;/keyword&gt;&lt;/keywords&gt;&lt;dates&gt;&lt;year&gt;2022&lt;/year&gt;&lt;pub-dates&gt;&lt;date&gt;Apr 19&lt;/date&gt;&lt;/pub-dates&gt;&lt;/dates&gt;&lt;isbn&gt;1520-4995 (Electronic)&amp;#xD;0006-2960 (Linking)&lt;/isbn&gt;&lt;accession-num&gt;35349258&lt;/accession-num&gt;&lt;urls&gt;&lt;related-urls&gt;&lt;url&gt;https://www.ncbi.nlm.nih.gov/pubmed/35349258&lt;/url&gt;&lt;/related-urls&gt;&lt;/urls&gt;&lt;electronic-resource-num&gt;10.1021/acs.biochem.2c00084&lt;/electronic-resource-num&gt;&lt;/record&gt;&lt;/Cite&gt;&lt;/EndNote&gt;</w:instrText>
      </w:r>
      <w:r w:rsidR="00960351">
        <w:rPr>
          <w:rFonts w:cs="Arial"/>
        </w:rPr>
        <w:fldChar w:fldCharType="separate"/>
      </w:r>
      <w:r w:rsidR="000348DA">
        <w:rPr>
          <w:rFonts w:cs="Arial"/>
          <w:noProof/>
        </w:rPr>
        <w:t>(32)</w:t>
      </w:r>
      <w:r w:rsidR="00960351">
        <w:rPr>
          <w:rFonts w:cs="Arial"/>
        </w:rPr>
        <w:fldChar w:fldCharType="end"/>
      </w:r>
      <w:r w:rsidR="00C512CD">
        <w:rPr>
          <w:rFonts w:cs="Arial"/>
        </w:rPr>
        <w:t>.</w:t>
      </w:r>
      <w:r>
        <w:rPr>
          <w:rFonts w:cs="Arial"/>
        </w:rPr>
        <w:t xml:space="preserve"> </w:t>
      </w:r>
      <w:r w:rsidR="002B45C8">
        <w:rPr>
          <w:rFonts w:cs="Arial"/>
        </w:rPr>
        <w:t>Taken together</w:t>
      </w:r>
      <w:r w:rsidR="001E39F2">
        <w:rPr>
          <w:rFonts w:cs="Arial"/>
        </w:rPr>
        <w:t xml:space="preserve"> with the ITC data presented above</w:t>
      </w:r>
      <w:r w:rsidR="002B45C8">
        <w:rPr>
          <w:rFonts w:cs="Arial"/>
        </w:rPr>
        <w:t xml:space="preserve">, these results suggest that NS5806 </w:t>
      </w:r>
      <w:r w:rsidR="00593872">
        <w:rPr>
          <w:rFonts w:cs="Arial"/>
        </w:rPr>
        <w:t xml:space="preserve">preferentially </w:t>
      </w:r>
      <w:r w:rsidR="002B45C8">
        <w:rPr>
          <w:rFonts w:cs="Arial"/>
        </w:rPr>
        <w:t xml:space="preserve">binds to </w:t>
      </w:r>
      <w:proofErr w:type="spellStart"/>
      <w:r w:rsidR="00593872">
        <w:rPr>
          <w:rFonts w:cs="Arial"/>
        </w:rPr>
        <w:t>NcTnC</w:t>
      </w:r>
      <w:proofErr w:type="spellEnd"/>
      <w:r w:rsidR="00593872">
        <w:rPr>
          <w:rFonts w:cs="Arial"/>
        </w:rPr>
        <w:t xml:space="preserve"> in its open conformation</w:t>
      </w:r>
      <w:r w:rsidR="000F0050">
        <w:rPr>
          <w:rFonts w:cs="Arial"/>
        </w:rPr>
        <w:t xml:space="preserve"> when</w:t>
      </w:r>
      <w:r w:rsidR="000853F6">
        <w:rPr>
          <w:rFonts w:cs="Arial"/>
        </w:rPr>
        <w:t xml:space="preserve"> bound to the </w:t>
      </w:r>
      <w:proofErr w:type="spellStart"/>
      <w:r w:rsidR="000853F6">
        <w:rPr>
          <w:rFonts w:cs="Arial"/>
        </w:rPr>
        <w:t>cTnI</w:t>
      </w:r>
      <w:proofErr w:type="spellEnd"/>
      <w:r w:rsidR="000853F6">
        <w:rPr>
          <w:rFonts w:cs="Arial"/>
        </w:rPr>
        <w:t xml:space="preserve"> switch peptide.</w:t>
      </w:r>
      <w:r w:rsidR="00386F38">
        <w:rPr>
          <w:rFonts w:cs="Arial"/>
        </w:rPr>
        <w:t xml:space="preserve"> A</w:t>
      </w:r>
      <w:r w:rsidR="0060639E">
        <w:rPr>
          <w:rFonts w:cs="Arial"/>
        </w:rPr>
        <w:t xml:space="preserve"> compound with similar properties, RPI-194, was recently identified using an NMR-based structural screening approach </w:t>
      </w:r>
      <w:r w:rsidR="0060639E">
        <w:rPr>
          <w:rFonts w:cs="Arial"/>
        </w:rPr>
        <w:fldChar w:fldCharType="begin">
          <w:fldData xml:space="preserve">PEVuZE5vdGU+PENpdGU+PEF1dGhvcj5NYWhtdWQ8L0F1dGhvcj48WWVhcj4yMDIyPC9ZZWFyPjxS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</w:fldData>
        </w:fldChar>
      </w:r>
      <w:r w:rsidR="000348DA">
        <w:rPr>
          <w:rFonts w:cs="Arial"/>
        </w:rPr>
        <w:instrText xml:space="preserve"> ADDIN EN.CITE </w:instrText>
      </w:r>
      <w:r w:rsidR="000348DA">
        <w:rPr>
          <w:rFonts w:cs="Arial"/>
        </w:rPr>
        <w:fldChar w:fldCharType="begin">
          <w:fldData xml:space="preserve">PEVuZE5vdGU+PENpdGU+PEF1dGhvcj5NYWhtdWQ8L0F1dGhvcj48WWVhcj4yMDIyPC9ZZWFyPjxS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</w:fldData>
        </w:fldChar>
      </w:r>
      <w:r w:rsidR="000348DA">
        <w:rPr>
          <w:rFonts w:cs="Arial"/>
        </w:rPr>
        <w:instrText xml:space="preserve"> ADDIN EN.CITE.DATA </w:instrText>
      </w:r>
      <w:r w:rsidR="000348DA">
        <w:rPr>
          <w:rFonts w:cs="Arial"/>
        </w:rPr>
      </w:r>
      <w:r w:rsidR="000348DA">
        <w:rPr>
          <w:rFonts w:cs="Arial"/>
        </w:rPr>
        <w:fldChar w:fldCharType="end"/>
      </w:r>
      <w:r w:rsidR="0060639E">
        <w:rPr>
          <w:rFonts w:cs="Arial"/>
        </w:rPr>
      </w:r>
      <w:r w:rsidR="0060639E">
        <w:rPr>
          <w:rFonts w:cs="Arial"/>
        </w:rPr>
        <w:fldChar w:fldCharType="separate"/>
      </w:r>
      <w:r w:rsidR="000348DA">
        <w:rPr>
          <w:rFonts w:cs="Arial"/>
          <w:noProof/>
        </w:rPr>
        <w:t>(33)</w:t>
      </w:r>
      <w:r w:rsidR="0060639E">
        <w:rPr>
          <w:rFonts w:cs="Arial"/>
        </w:rPr>
        <w:fldChar w:fldCharType="end"/>
      </w:r>
      <w:r w:rsidR="0060639E">
        <w:rPr>
          <w:rFonts w:cs="Arial"/>
        </w:rPr>
        <w:t xml:space="preserve">. RPI-194 </w:t>
      </w:r>
      <w:r w:rsidR="00E65C2B">
        <w:rPr>
          <w:rFonts w:cs="Arial"/>
        </w:rPr>
        <w:t xml:space="preserve">weakly binds isolated </w:t>
      </w:r>
      <w:proofErr w:type="spellStart"/>
      <w:r w:rsidR="00E65C2B">
        <w:rPr>
          <w:rFonts w:cs="Arial"/>
        </w:rPr>
        <w:t>NcTnC</w:t>
      </w:r>
      <w:proofErr w:type="spellEnd"/>
      <w:r w:rsidR="00E65C2B">
        <w:rPr>
          <w:rFonts w:cs="Arial"/>
        </w:rPr>
        <w:t xml:space="preserve"> but shows micromolar affinity to a Ca</w:t>
      </w:r>
      <w:r w:rsidR="00E65C2B" w:rsidRPr="00E65C2B">
        <w:rPr>
          <w:rFonts w:cs="Arial"/>
          <w:vertAlign w:val="superscript"/>
        </w:rPr>
        <w:t>2+</w:t>
      </w:r>
      <w:r w:rsidR="00E65C2B">
        <w:rPr>
          <w:rFonts w:cs="Arial"/>
        </w:rPr>
        <w:t xml:space="preserve">-saturated </w:t>
      </w:r>
      <w:proofErr w:type="spellStart"/>
      <w:r w:rsidR="00E65C2B">
        <w:rPr>
          <w:rFonts w:cs="Arial"/>
        </w:rPr>
        <w:t>cChimera</w:t>
      </w:r>
      <w:proofErr w:type="spellEnd"/>
      <w:r w:rsidR="00E65C2B">
        <w:rPr>
          <w:rFonts w:cs="Arial"/>
        </w:rPr>
        <w:t xml:space="preserve"> of </w:t>
      </w:r>
      <w:proofErr w:type="spellStart"/>
      <w:r w:rsidR="00E65C2B">
        <w:rPr>
          <w:rFonts w:cs="Arial"/>
        </w:rPr>
        <w:t>NcTnC</w:t>
      </w:r>
      <w:proofErr w:type="spellEnd"/>
      <w:r w:rsidR="00E65C2B">
        <w:rPr>
          <w:rFonts w:cs="Arial"/>
        </w:rPr>
        <w:t xml:space="preserve"> </w:t>
      </w:r>
      <w:r w:rsidR="003E0D27">
        <w:rPr>
          <w:rFonts w:cs="Arial"/>
        </w:rPr>
        <w:t xml:space="preserve">C-terminally linked to the switch region of </w:t>
      </w:r>
      <w:proofErr w:type="spellStart"/>
      <w:r w:rsidR="003E0D27">
        <w:rPr>
          <w:rFonts w:cs="Arial"/>
        </w:rPr>
        <w:t>cTnI</w:t>
      </w:r>
      <w:proofErr w:type="spellEnd"/>
      <w:r w:rsidR="003E0D27">
        <w:rPr>
          <w:rFonts w:cs="Arial"/>
        </w:rPr>
        <w:t>.</w:t>
      </w:r>
    </w:p>
    <w:p w14:paraId="360C3ABD" w14:textId="6CB7E3A2" w:rsidR="00A77515" w:rsidRDefault="008147AE" w:rsidP="008147AE">
      <w:pPr>
        <w:spacing w:after="120" w:line="276" w:lineRule="auto"/>
        <w:rPr>
          <w:rFonts w:cs="Arial"/>
        </w:rPr>
      </w:pPr>
      <w:r>
        <w:rPr>
          <w:rFonts w:cs="Arial"/>
        </w:rPr>
        <w:t>We mapped the NS5806 binding site on Ca</w:t>
      </w:r>
      <w:r w:rsidRPr="00F714A0">
        <w:rPr>
          <w:rFonts w:cs="Arial"/>
          <w:vertAlign w:val="superscript"/>
        </w:rPr>
        <w:t>2+</w:t>
      </w:r>
      <w:r>
        <w:rPr>
          <w:rFonts w:cs="Arial"/>
        </w:rPr>
        <w:t xml:space="preserve">-saturated </w:t>
      </w:r>
      <w:proofErr w:type="spellStart"/>
      <w:r>
        <w:rPr>
          <w:rFonts w:cs="Arial"/>
        </w:rPr>
        <w:t>cTnC</w:t>
      </w:r>
      <w:proofErr w:type="spellEnd"/>
      <w:r>
        <w:rPr>
          <w:rFonts w:cs="Arial"/>
        </w:rPr>
        <w:t xml:space="preserve"> using two-dimensional </w:t>
      </w:r>
      <w:r w:rsidRPr="00CB0607">
        <w:rPr>
          <w:rFonts w:cs="Arial"/>
          <w:vertAlign w:val="superscript"/>
        </w:rPr>
        <w:t>1</w:t>
      </w:r>
      <w:r>
        <w:rPr>
          <w:rFonts w:cs="Arial"/>
        </w:rPr>
        <w:t>H-</w:t>
      </w:r>
      <w:r w:rsidRPr="00CB0607">
        <w:rPr>
          <w:rFonts w:cs="Arial"/>
          <w:vertAlign w:val="superscript"/>
        </w:rPr>
        <w:t>15</w:t>
      </w:r>
      <w:r>
        <w:rPr>
          <w:rFonts w:cs="Arial"/>
        </w:rPr>
        <w:t>N-HSQC NMR spectroscopy</w:t>
      </w:r>
      <w:r w:rsidR="007D30DE">
        <w:rPr>
          <w:rFonts w:cs="Arial"/>
        </w:rPr>
        <w:t xml:space="preserve"> (Fig. </w:t>
      </w:r>
      <w:r w:rsidR="00770519">
        <w:rPr>
          <w:rFonts w:cs="Arial"/>
        </w:rPr>
        <w:t>3B)</w:t>
      </w:r>
      <w:r>
        <w:rPr>
          <w:rFonts w:cs="Arial"/>
        </w:rPr>
        <w:t xml:space="preserve">. NS5806 titration into </w:t>
      </w:r>
      <w:proofErr w:type="spellStart"/>
      <w:r>
        <w:rPr>
          <w:rFonts w:cs="Arial"/>
        </w:rPr>
        <w:t>cTnC</w:t>
      </w:r>
      <w:proofErr w:type="spellEnd"/>
      <w:r>
        <w:rPr>
          <w:rFonts w:cs="Arial"/>
        </w:rPr>
        <w:t xml:space="preserve"> gave modest chemical shift perturbations (</w:t>
      </w:r>
      <w:r w:rsidR="00E86F46" w:rsidRPr="00E86F46">
        <w:rPr>
          <w:rFonts w:ascii="Symbol" w:hAnsi="Symbol" w:cs="Arial"/>
        </w:rPr>
        <w:t>Dd</w:t>
      </w:r>
      <w:r w:rsidR="00E86F46">
        <w:rPr>
          <w:rFonts w:cs="Arial"/>
        </w:rPr>
        <w:t xml:space="preserve">, </w:t>
      </w:r>
      <w:r>
        <w:rPr>
          <w:rFonts w:cs="Arial"/>
        </w:rPr>
        <w:t xml:space="preserve">CSPs) between 0.1-0.15 ppm with the binding occurring in the fast-exchange regime suggesting fast binding/unbinding kinetics. </w:t>
      </w:r>
      <w:r>
        <w:t>For NS5806 the largest CSPs are clustered tightly around the</w:t>
      </w:r>
      <w:r w:rsidR="00AB3308">
        <w:t xml:space="preserve"> hydrophobic residues</w:t>
      </w:r>
      <w:r>
        <w:t xml:space="preserve"> </w:t>
      </w:r>
      <w:r w:rsidR="00AB3308">
        <w:t xml:space="preserve">Ile36 and Val72 of the </w:t>
      </w:r>
      <w:r>
        <w:t xml:space="preserve">antiparallel </w:t>
      </w:r>
      <w:r w:rsidRPr="007D283F">
        <w:rPr>
          <w:rFonts w:ascii="Symbol" w:hAnsi="Symbol"/>
        </w:rPr>
        <w:t>b</w:t>
      </w:r>
      <w:r>
        <w:t>-sheet and the adjacent loops of the N-lobe, next to the calcium binding site</w:t>
      </w:r>
      <w:r w:rsidR="00AF61E4">
        <w:t xml:space="preserve"> II</w:t>
      </w:r>
      <w:r w:rsidR="00AB3308">
        <w:t xml:space="preserve">, suggesting </w:t>
      </w:r>
      <w:r w:rsidR="00D60428">
        <w:t xml:space="preserve">that NS5806 binds deeply into the hydrophobic groove of </w:t>
      </w:r>
      <w:r w:rsidR="007B6DE1">
        <w:t>Ca</w:t>
      </w:r>
      <w:r w:rsidR="007B6DE1" w:rsidRPr="007B6DE1">
        <w:rPr>
          <w:vertAlign w:val="superscript"/>
        </w:rPr>
        <w:t>2+</w:t>
      </w:r>
      <w:r w:rsidR="007B6DE1">
        <w:t>-</w:t>
      </w:r>
      <w:proofErr w:type="spellStart"/>
      <w:r w:rsidR="00D60428">
        <w:t>NcTnC</w:t>
      </w:r>
      <w:proofErr w:type="spellEnd"/>
      <w:r w:rsidR="00D60428">
        <w:t>.</w:t>
      </w:r>
      <w:r w:rsidR="00AB3308">
        <w:t xml:space="preserve"> </w:t>
      </w:r>
      <w:r w:rsidR="00267152">
        <w:t>In contrast, l</w:t>
      </w:r>
      <w:r>
        <w:t>ower CSPs are seen in the C-lobe in all four helices.</w:t>
      </w:r>
      <w:r w:rsidR="00267152">
        <w:t xml:space="preserve"> </w:t>
      </w:r>
      <w:r w:rsidR="00267152">
        <w:rPr>
          <w:rFonts w:cs="Arial"/>
        </w:rPr>
        <w:t xml:space="preserve">No significant CSPs for the hydrophobic residues Ile112 and Ile148 of the central </w:t>
      </w:r>
      <w:r w:rsidR="00267152" w:rsidRPr="00B90549">
        <w:rPr>
          <w:rFonts w:ascii="Symbol" w:hAnsi="Symbol" w:cs="Arial"/>
        </w:rPr>
        <w:t>b</w:t>
      </w:r>
      <w:r w:rsidR="00267152">
        <w:rPr>
          <w:rFonts w:cs="Arial"/>
        </w:rPr>
        <w:t xml:space="preserve">-sheet indicates that NS5806 is not buried deep in the hydrophobic </w:t>
      </w:r>
      <w:r w:rsidR="00B73EF8">
        <w:rPr>
          <w:rFonts w:cs="Arial"/>
        </w:rPr>
        <w:t>center</w:t>
      </w:r>
      <w:r w:rsidR="00267152">
        <w:rPr>
          <w:rFonts w:cs="Arial"/>
        </w:rPr>
        <w:t xml:space="preserve"> of </w:t>
      </w:r>
      <w:proofErr w:type="spellStart"/>
      <w:r w:rsidR="00267152">
        <w:rPr>
          <w:rFonts w:cs="Arial"/>
        </w:rPr>
        <w:t>CcTnC</w:t>
      </w:r>
      <w:proofErr w:type="spellEnd"/>
      <w:r w:rsidR="00642FB0">
        <w:rPr>
          <w:rFonts w:cs="Arial"/>
        </w:rPr>
        <w:t xml:space="preserve"> and likely only weakly interacts with </w:t>
      </w:r>
      <w:r w:rsidR="0015386F">
        <w:rPr>
          <w:rFonts w:cs="Arial"/>
        </w:rPr>
        <w:t xml:space="preserve">its </w:t>
      </w:r>
      <w:r w:rsidR="00642FB0">
        <w:rPr>
          <w:rFonts w:cs="Arial"/>
        </w:rPr>
        <w:t xml:space="preserve">the </w:t>
      </w:r>
      <w:r w:rsidR="0015386F">
        <w:rPr>
          <w:rFonts w:cs="Arial"/>
        </w:rPr>
        <w:t>surface.</w:t>
      </w:r>
      <w:r w:rsidR="002E72CC">
        <w:rPr>
          <w:rFonts w:cs="Arial"/>
        </w:rPr>
        <w:t xml:space="preserve"> </w:t>
      </w:r>
      <w:r w:rsidR="00ED3CE1">
        <w:rPr>
          <w:rFonts w:cs="Arial"/>
        </w:rPr>
        <w:t>A very</w:t>
      </w:r>
      <w:r w:rsidR="00463ECE">
        <w:rPr>
          <w:rFonts w:cs="Arial"/>
        </w:rPr>
        <w:t xml:space="preserve"> similar </w:t>
      </w:r>
      <w:r w:rsidR="00865392">
        <w:rPr>
          <w:rFonts w:cs="Arial"/>
        </w:rPr>
        <w:t>behavior</w:t>
      </w:r>
      <w:r w:rsidR="00463ECE">
        <w:rPr>
          <w:rFonts w:cs="Arial"/>
        </w:rPr>
        <w:t xml:space="preserve"> has been reported for </w:t>
      </w:r>
      <w:r w:rsidR="008D2013">
        <w:rPr>
          <w:rFonts w:cs="Arial"/>
        </w:rPr>
        <w:t>the inhibito</w:t>
      </w:r>
      <w:r w:rsidR="00865392">
        <w:rPr>
          <w:rFonts w:cs="Arial"/>
        </w:rPr>
        <w:t xml:space="preserve">r </w:t>
      </w:r>
      <w:r w:rsidR="00463ECE">
        <w:rPr>
          <w:rFonts w:cs="Arial"/>
        </w:rPr>
        <w:t xml:space="preserve">W-7, which interacts with both the N-lobe and C-lobe of isolated </w:t>
      </w:r>
      <w:proofErr w:type="spellStart"/>
      <w:r w:rsidR="00463ECE">
        <w:rPr>
          <w:rFonts w:cs="Arial"/>
        </w:rPr>
        <w:t>cTnC</w:t>
      </w:r>
      <w:proofErr w:type="spellEnd"/>
      <w:r w:rsidR="008D2013">
        <w:rPr>
          <w:rFonts w:cs="Arial"/>
        </w:rPr>
        <w:t xml:space="preserve">, but </w:t>
      </w:r>
      <w:r w:rsidR="00865392">
        <w:rPr>
          <w:rFonts w:cs="Arial"/>
        </w:rPr>
        <w:t xml:space="preserve">exclusively </w:t>
      </w:r>
      <w:r w:rsidR="008D2013">
        <w:rPr>
          <w:rFonts w:cs="Arial"/>
        </w:rPr>
        <w:t xml:space="preserve">binds to </w:t>
      </w:r>
      <w:proofErr w:type="spellStart"/>
      <w:r w:rsidR="008D2013">
        <w:rPr>
          <w:rFonts w:cs="Arial"/>
        </w:rPr>
        <w:t>NcTnC</w:t>
      </w:r>
      <w:proofErr w:type="spellEnd"/>
      <w:r w:rsidR="008D2013">
        <w:rPr>
          <w:rFonts w:cs="Arial"/>
        </w:rPr>
        <w:t xml:space="preserve"> in the presence of </w:t>
      </w:r>
      <w:proofErr w:type="spellStart"/>
      <w:r w:rsidR="008D2013">
        <w:rPr>
          <w:rFonts w:cs="Arial"/>
        </w:rPr>
        <w:t>cTnI</w:t>
      </w:r>
      <w:proofErr w:type="spellEnd"/>
      <w:r w:rsidR="002A63B7">
        <w:rPr>
          <w:rFonts w:cs="Arial"/>
        </w:rPr>
        <w:t xml:space="preserve">, suggesting unspecific interaction with the hydrophobic groove of </w:t>
      </w:r>
      <w:proofErr w:type="spellStart"/>
      <w:r w:rsidR="002A63B7">
        <w:rPr>
          <w:rFonts w:cs="Arial"/>
        </w:rPr>
        <w:t>CcTnC</w:t>
      </w:r>
      <w:proofErr w:type="spellEnd"/>
      <w:r w:rsidR="002A63B7">
        <w:rPr>
          <w:rFonts w:cs="Arial"/>
        </w:rPr>
        <w:t xml:space="preserve"> </w:t>
      </w:r>
      <w:r w:rsidR="00085204">
        <w:rPr>
          <w:rFonts w:cs="Arial"/>
        </w:rPr>
        <w:fldChar w:fldCharType="begin">
          <w:fldData xml:space="preserve">PEVuZE5vdGU+PENpdGU+PEF1dGhvcj5Ib2ZmbWFuPC9BdXRob3I+PFllYXI+MjAwNTwvWWVhcj48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</w:fldData>
        </w:fldChar>
      </w:r>
      <w:r w:rsidR="000348DA">
        <w:rPr>
          <w:rFonts w:cs="Arial"/>
        </w:rPr>
        <w:instrText xml:space="preserve"> ADDIN EN.CITE </w:instrText>
      </w:r>
      <w:r w:rsidR="000348DA">
        <w:rPr>
          <w:rFonts w:cs="Arial"/>
        </w:rPr>
        <w:fldChar w:fldCharType="begin">
          <w:fldData xml:space="preserve">PEVuZE5vdGU+PENpdGU+PEF1dGhvcj5Ib2ZmbWFuPC9BdXRob3I+PFllYXI+MjAwNTwvWWVhcj48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</w:fldData>
        </w:fldChar>
      </w:r>
      <w:r w:rsidR="000348DA">
        <w:rPr>
          <w:rFonts w:cs="Arial"/>
        </w:rPr>
        <w:instrText xml:space="preserve"> ADDIN EN.CITE.DATA </w:instrText>
      </w:r>
      <w:r w:rsidR="000348DA">
        <w:rPr>
          <w:rFonts w:cs="Arial"/>
        </w:rPr>
      </w:r>
      <w:r w:rsidR="000348DA">
        <w:rPr>
          <w:rFonts w:cs="Arial"/>
        </w:rPr>
        <w:fldChar w:fldCharType="end"/>
      </w:r>
      <w:r w:rsidR="00085204">
        <w:rPr>
          <w:rFonts w:cs="Arial"/>
        </w:rPr>
      </w:r>
      <w:r w:rsidR="00085204">
        <w:rPr>
          <w:rFonts w:cs="Arial"/>
        </w:rPr>
        <w:fldChar w:fldCharType="separate"/>
      </w:r>
      <w:r w:rsidR="000348DA">
        <w:rPr>
          <w:rFonts w:cs="Arial"/>
          <w:noProof/>
        </w:rPr>
        <w:t>(34, 35)</w:t>
      </w:r>
      <w:r w:rsidR="00085204">
        <w:rPr>
          <w:rFonts w:cs="Arial"/>
        </w:rPr>
        <w:fldChar w:fldCharType="end"/>
      </w:r>
      <w:r w:rsidR="00473176">
        <w:rPr>
          <w:rFonts w:cs="Arial"/>
        </w:rPr>
        <w:t>.</w:t>
      </w:r>
    </w:p>
    <w:p w14:paraId="7FD884CA" w14:textId="2900ABD0" w:rsidR="007D30DE" w:rsidRDefault="007D30DE" w:rsidP="007D30DE">
      <w:pPr>
        <w:spacing w:after="120" w:line="276" w:lineRule="auto"/>
        <w:rPr>
          <w:rFonts w:cs="Arial"/>
        </w:rPr>
      </w:pPr>
      <w:r>
        <w:rPr>
          <w:rFonts w:cs="Arial"/>
        </w:rPr>
        <w:t>We further tested for the effects of NS5806 on the Ca</w:t>
      </w:r>
      <w:r w:rsidRPr="00773F3C">
        <w:rPr>
          <w:rFonts w:cs="Arial"/>
          <w:vertAlign w:val="superscript"/>
        </w:rPr>
        <w:t>2+</w:t>
      </w:r>
      <w:r>
        <w:rPr>
          <w:rFonts w:cs="Arial"/>
        </w:rPr>
        <w:t xml:space="preserve"> binding affinity of </w:t>
      </w:r>
      <w:proofErr w:type="spellStart"/>
      <w:r>
        <w:rPr>
          <w:rFonts w:cs="Arial"/>
        </w:rPr>
        <w:t>cChimera</w:t>
      </w:r>
      <w:proofErr w:type="spellEnd"/>
      <w:r>
        <w:rPr>
          <w:rFonts w:cs="Arial"/>
        </w:rPr>
        <w:t xml:space="preserve"> (Fig. 3</w:t>
      </w:r>
      <w:r w:rsidR="00770519">
        <w:rPr>
          <w:rFonts w:cs="Arial"/>
        </w:rPr>
        <w:t>C</w:t>
      </w:r>
      <w:r>
        <w:rPr>
          <w:rFonts w:cs="Arial"/>
        </w:rPr>
        <w:t xml:space="preserve">). In the absence of NS5806, </w:t>
      </w:r>
      <w:proofErr w:type="spellStart"/>
      <w:r>
        <w:rPr>
          <w:rFonts w:cs="Arial"/>
        </w:rPr>
        <w:t>cChimera</w:t>
      </w:r>
      <w:proofErr w:type="spellEnd"/>
      <w:r>
        <w:rPr>
          <w:rFonts w:cs="Arial"/>
        </w:rPr>
        <w:t xml:space="preserve"> binds Ca</w:t>
      </w:r>
      <w:r w:rsidRPr="00C21620">
        <w:rPr>
          <w:rFonts w:cs="Arial"/>
          <w:vertAlign w:val="superscript"/>
        </w:rPr>
        <w:t>2+</w:t>
      </w:r>
      <w:r>
        <w:rPr>
          <w:rFonts w:cs="Arial"/>
        </w:rPr>
        <w:t xml:space="preserve"> with a </w:t>
      </w:r>
      <w:proofErr w:type="spellStart"/>
      <w:r>
        <w:rPr>
          <w:rFonts w:cs="Arial"/>
        </w:rPr>
        <w:t>K</w:t>
      </w:r>
      <w:r w:rsidRPr="00C21620">
        <w:rPr>
          <w:rFonts w:cs="Arial"/>
          <w:vertAlign w:val="subscript"/>
        </w:rPr>
        <w:t>d</w:t>
      </w:r>
      <w:proofErr w:type="spellEnd"/>
      <w:r>
        <w:rPr>
          <w:rFonts w:cs="Arial"/>
        </w:rPr>
        <w:t xml:space="preserve"> of 1.8 ± 0.2 </w:t>
      </w:r>
      <w:r w:rsidRPr="00C21620">
        <w:rPr>
          <w:rFonts w:ascii="Symbol" w:hAnsi="Symbol" w:cs="Arial"/>
        </w:rPr>
        <w:t>m</w:t>
      </w:r>
      <w:r>
        <w:rPr>
          <w:rFonts w:cs="Arial"/>
        </w:rPr>
        <w:t xml:space="preserve">mol/L (mean ± SEM, n=5), which is significantly lower than the </w:t>
      </w:r>
      <w:proofErr w:type="spellStart"/>
      <w:r>
        <w:rPr>
          <w:rFonts w:cs="Arial"/>
        </w:rPr>
        <w:t>K</w:t>
      </w:r>
      <w:r w:rsidRPr="00835C42">
        <w:rPr>
          <w:rFonts w:cs="Arial"/>
          <w:vertAlign w:val="subscript"/>
        </w:rPr>
        <w:t>d</w:t>
      </w:r>
      <w:proofErr w:type="spellEnd"/>
      <w:r>
        <w:rPr>
          <w:rFonts w:cs="Arial"/>
        </w:rPr>
        <w:t xml:space="preserve"> previously reported for </w:t>
      </w:r>
      <w:proofErr w:type="spellStart"/>
      <w:r>
        <w:rPr>
          <w:rFonts w:cs="Arial"/>
        </w:rPr>
        <w:t>NcTnC</w:t>
      </w:r>
      <w:proofErr w:type="spellEnd"/>
      <w:r>
        <w:rPr>
          <w:rFonts w:cs="Arial"/>
        </w:rPr>
        <w:t xml:space="preserve"> alone using ITC (</w:t>
      </w:r>
      <w:proofErr w:type="spellStart"/>
      <w:r>
        <w:rPr>
          <w:rFonts w:cs="Arial"/>
        </w:rPr>
        <w:t>K</w:t>
      </w:r>
      <w:r w:rsidRPr="00835C42">
        <w:rPr>
          <w:rFonts w:cs="Arial"/>
          <w:vertAlign w:val="subscript"/>
        </w:rPr>
        <w:t>d</w:t>
      </w:r>
      <w:proofErr w:type="spellEnd"/>
      <w:r>
        <w:rPr>
          <w:rFonts w:cs="Arial"/>
        </w:rPr>
        <w:t xml:space="preserve"> of ~15 mmol/L) but higher than for </w:t>
      </w:r>
      <w:proofErr w:type="spellStart"/>
      <w:r>
        <w:rPr>
          <w:rFonts w:cs="Arial"/>
        </w:rPr>
        <w:t>cChimera</w:t>
      </w:r>
      <w:proofErr w:type="spellEnd"/>
      <w:r>
        <w:rPr>
          <w:rFonts w:cs="Arial"/>
        </w:rPr>
        <w:t xml:space="preserve"> using NMR spectroscopy </w:t>
      </w:r>
      <w:r>
        <w:rPr>
          <w:rFonts w:cs="Arial"/>
        </w:rPr>
        <w:fldChar w:fldCharType="begin">
          <w:fldData xml:space="preserve">PEVuZE5vdGU+PENpdGU+PEF1dGhvcj5TdGV2ZW5zPC9BdXRob3I+PFllYXI+MjAxNzwvWWVhcj48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</w:fldData>
        </w:fldChar>
      </w:r>
      <w:r w:rsidR="000348DA">
        <w:rPr>
          <w:rFonts w:cs="Arial"/>
        </w:rPr>
        <w:instrText xml:space="preserve"> ADDIN EN.CITE </w:instrText>
      </w:r>
      <w:r w:rsidR="000348DA">
        <w:rPr>
          <w:rFonts w:cs="Arial"/>
        </w:rPr>
        <w:fldChar w:fldCharType="begin">
          <w:fldData xml:space="preserve">PEVuZE5vdGU+PENpdGU+PEF1dGhvcj5TdGV2ZW5zPC9BdXRob3I+PFllYXI+MjAxNzwvWWVhcj48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</w:fldData>
        </w:fldChar>
      </w:r>
      <w:r w:rsidR="000348DA">
        <w:rPr>
          <w:rFonts w:cs="Arial"/>
        </w:rPr>
        <w:instrText xml:space="preserve"> ADDIN EN.CITE.DATA </w:instrText>
      </w:r>
      <w:r w:rsidR="000348DA">
        <w:rPr>
          <w:rFonts w:cs="Arial"/>
        </w:rPr>
      </w:r>
      <w:r w:rsidR="000348DA">
        <w:rPr>
          <w:rFonts w:cs="Arial"/>
        </w:rPr>
        <w:fldChar w:fldCharType="end"/>
      </w:r>
      <w:r>
        <w:rPr>
          <w:rFonts w:cs="Arial"/>
        </w:rPr>
      </w:r>
      <w:r>
        <w:rPr>
          <w:rFonts w:cs="Arial"/>
        </w:rPr>
        <w:fldChar w:fldCharType="separate"/>
      </w:r>
      <w:r w:rsidR="000348DA">
        <w:rPr>
          <w:rFonts w:cs="Arial"/>
          <w:noProof/>
        </w:rPr>
        <w:t>(30, 36)</w:t>
      </w:r>
      <w:r>
        <w:rPr>
          <w:rFonts w:cs="Arial"/>
        </w:rPr>
        <w:fldChar w:fldCharType="end"/>
      </w:r>
      <w:r>
        <w:rPr>
          <w:rFonts w:cs="Arial"/>
        </w:rPr>
        <w:t>. In the presence of NS5806 the Ca</w:t>
      </w:r>
      <w:r w:rsidRPr="00E629A1">
        <w:rPr>
          <w:rFonts w:cs="Arial"/>
          <w:vertAlign w:val="superscript"/>
        </w:rPr>
        <w:t>2+</w:t>
      </w:r>
      <w:r>
        <w:rPr>
          <w:rFonts w:cs="Arial"/>
        </w:rPr>
        <w:t xml:space="preserve">-affinity of </w:t>
      </w:r>
      <w:proofErr w:type="spellStart"/>
      <w:r>
        <w:rPr>
          <w:rFonts w:cs="Arial"/>
        </w:rPr>
        <w:t>cChimera</w:t>
      </w:r>
      <w:proofErr w:type="spellEnd"/>
      <w:r>
        <w:rPr>
          <w:rFonts w:cs="Arial"/>
        </w:rPr>
        <w:t xml:space="preserve"> is slightly increased with a </w:t>
      </w:r>
      <w:proofErr w:type="spellStart"/>
      <w:r>
        <w:rPr>
          <w:rFonts w:cs="Arial"/>
        </w:rPr>
        <w:t>K</w:t>
      </w:r>
      <w:r w:rsidRPr="00B534DA">
        <w:rPr>
          <w:rFonts w:cs="Arial"/>
          <w:vertAlign w:val="subscript"/>
        </w:rPr>
        <w:t>d</w:t>
      </w:r>
      <w:proofErr w:type="spellEnd"/>
      <w:r>
        <w:rPr>
          <w:rFonts w:cs="Arial"/>
        </w:rPr>
        <w:t xml:space="preserve"> of 1.2 ± 0.2 </w:t>
      </w:r>
      <w:r w:rsidRPr="00B534DA">
        <w:rPr>
          <w:rFonts w:ascii="Symbol" w:hAnsi="Symbol" w:cs="Arial"/>
        </w:rPr>
        <w:t>m</w:t>
      </w:r>
      <w:r>
        <w:rPr>
          <w:rFonts w:cs="Arial"/>
        </w:rPr>
        <w:t>mol/L, which however, did not reach statistical significance (P</w:t>
      </w:r>
      <w:r w:rsidR="0063692F">
        <w:rPr>
          <w:rFonts w:cs="Arial"/>
        </w:rPr>
        <w:t>=</w:t>
      </w:r>
      <w:r>
        <w:rPr>
          <w:rFonts w:cs="Arial"/>
        </w:rPr>
        <w:t>0.0</w:t>
      </w:r>
      <w:r w:rsidR="0063692F">
        <w:rPr>
          <w:rFonts w:cs="Arial"/>
        </w:rPr>
        <w:t>7</w:t>
      </w:r>
      <w:r>
        <w:rPr>
          <w:rFonts w:cs="Arial"/>
        </w:rPr>
        <w:t xml:space="preserve"> for an unpaired, two-tailed student’s t-test).</w:t>
      </w:r>
      <w:r w:rsidR="001B7C19">
        <w:rPr>
          <w:rFonts w:cs="Arial"/>
        </w:rPr>
        <w:t xml:space="preserve"> </w:t>
      </w:r>
    </w:p>
    <w:p w14:paraId="2C7B3D6A" w14:textId="4746AE2C" w:rsidR="00062070" w:rsidRDefault="00732F83" w:rsidP="002B45C8">
      <w:pPr>
        <w:spacing w:after="120" w:line="276" w:lineRule="auto"/>
        <w:rPr>
          <w:rFonts w:cs="Arial"/>
        </w:rPr>
      </w:pPr>
      <w:r>
        <w:rPr>
          <w:rFonts w:cs="Arial"/>
        </w:rPr>
        <w:lastRenderedPageBreak/>
        <w:t>N</w:t>
      </w:r>
      <w:r w:rsidR="00D831D1">
        <w:rPr>
          <w:rFonts w:cs="Arial"/>
        </w:rPr>
        <w:t>S</w:t>
      </w:r>
      <w:r>
        <w:rPr>
          <w:rFonts w:cs="Arial"/>
        </w:rPr>
        <w:t>5</w:t>
      </w:r>
      <w:r w:rsidR="0070468D">
        <w:rPr>
          <w:rFonts w:cs="Arial"/>
        </w:rPr>
        <w:t>8</w:t>
      </w:r>
      <w:r>
        <w:rPr>
          <w:rFonts w:cs="Arial"/>
        </w:rPr>
        <w:t xml:space="preserve">06 has been shown to </w:t>
      </w:r>
      <w:r w:rsidR="006B68AE">
        <w:rPr>
          <w:rFonts w:cs="Arial"/>
        </w:rPr>
        <w:t xml:space="preserve">act as </w:t>
      </w:r>
      <w:r w:rsidR="00D72955">
        <w:rPr>
          <w:rFonts w:cs="Arial"/>
        </w:rPr>
        <w:t xml:space="preserve">an activator of voltage-gated </w:t>
      </w:r>
      <w:r w:rsidR="006B68AE">
        <w:rPr>
          <w:rFonts w:cs="Arial"/>
        </w:rPr>
        <w:t>potassium channel</w:t>
      </w:r>
      <w:r w:rsidR="001035D4">
        <w:rPr>
          <w:rFonts w:cs="Arial"/>
        </w:rPr>
        <w:t xml:space="preserve"> K</w:t>
      </w:r>
      <w:r w:rsidR="001035D4" w:rsidRPr="001035D4">
        <w:rPr>
          <w:rFonts w:cs="Arial"/>
          <w:vertAlign w:val="subscript"/>
        </w:rPr>
        <w:t>v</w:t>
      </w:r>
      <w:r w:rsidR="001035D4">
        <w:rPr>
          <w:rFonts w:cs="Arial"/>
        </w:rPr>
        <w:t>4.3</w:t>
      </w:r>
      <w:r w:rsidR="006B68AE">
        <w:rPr>
          <w:rFonts w:cs="Arial"/>
        </w:rPr>
        <w:t xml:space="preserve"> by </w:t>
      </w:r>
      <w:r>
        <w:rPr>
          <w:rFonts w:cs="Arial"/>
        </w:rPr>
        <w:t>bind</w:t>
      </w:r>
      <w:r w:rsidR="006B68AE">
        <w:rPr>
          <w:rFonts w:cs="Arial"/>
        </w:rPr>
        <w:t>ing</w:t>
      </w:r>
      <w:r>
        <w:rPr>
          <w:rFonts w:cs="Arial"/>
        </w:rPr>
        <w:t xml:space="preserve"> to </w:t>
      </w:r>
      <w:r w:rsidR="00EA1C77">
        <w:rPr>
          <w:rFonts w:cs="Arial"/>
        </w:rPr>
        <w:t>potassium channel-interacting proteins (</w:t>
      </w:r>
      <w:proofErr w:type="spellStart"/>
      <w:r w:rsidR="00EA1C77">
        <w:rPr>
          <w:rFonts w:cs="Arial"/>
        </w:rPr>
        <w:t>KCh</w:t>
      </w:r>
      <w:r w:rsidR="00D831D1">
        <w:rPr>
          <w:rFonts w:cs="Arial"/>
        </w:rPr>
        <w:t>IP</w:t>
      </w:r>
      <w:r w:rsidR="00301BF9">
        <w:rPr>
          <w:rFonts w:cs="Arial"/>
        </w:rPr>
        <w:t>s</w:t>
      </w:r>
      <w:proofErr w:type="spellEnd"/>
      <w:r w:rsidR="00D831D1">
        <w:rPr>
          <w:rFonts w:cs="Arial"/>
        </w:rPr>
        <w:t>)</w:t>
      </w:r>
      <w:r w:rsidR="006B68AE">
        <w:rPr>
          <w:rFonts w:cs="Arial"/>
        </w:rPr>
        <w:t xml:space="preserve"> and</w:t>
      </w:r>
      <w:r w:rsidR="00502088">
        <w:rPr>
          <w:rFonts w:cs="Arial"/>
        </w:rPr>
        <w:t xml:space="preserve"> </w:t>
      </w:r>
      <w:r w:rsidR="00673740">
        <w:rPr>
          <w:rFonts w:cs="Arial"/>
        </w:rPr>
        <w:t xml:space="preserve">increase their affinity for </w:t>
      </w:r>
      <w:r w:rsidR="00D72955">
        <w:rPr>
          <w:rFonts w:cs="Arial"/>
        </w:rPr>
        <w:t>the</w:t>
      </w:r>
      <w:r w:rsidR="00502088">
        <w:rPr>
          <w:rFonts w:cs="Arial"/>
        </w:rPr>
        <w:t xml:space="preserve"> channel</w:t>
      </w:r>
      <w:r w:rsidR="006F578D">
        <w:rPr>
          <w:rFonts w:cs="Arial"/>
        </w:rPr>
        <w:t xml:space="preserve">. </w:t>
      </w:r>
      <w:proofErr w:type="spellStart"/>
      <w:r w:rsidR="006F578D">
        <w:rPr>
          <w:rFonts w:cs="Arial"/>
        </w:rPr>
        <w:t>KChIPs</w:t>
      </w:r>
      <w:proofErr w:type="spellEnd"/>
      <w:r w:rsidR="006F308A">
        <w:rPr>
          <w:rFonts w:cs="Arial"/>
        </w:rPr>
        <w:t xml:space="preserve"> are calcium</w:t>
      </w:r>
      <w:r w:rsidR="00312790">
        <w:rPr>
          <w:rFonts w:cs="Arial"/>
        </w:rPr>
        <w:t>-</w:t>
      </w:r>
      <w:r w:rsidR="006F308A">
        <w:rPr>
          <w:rFonts w:cs="Arial"/>
        </w:rPr>
        <w:t>binding proteins contain</w:t>
      </w:r>
      <w:r w:rsidR="00763F05">
        <w:rPr>
          <w:rFonts w:cs="Arial"/>
        </w:rPr>
        <w:t>ing several EF-hand motifs</w:t>
      </w:r>
      <w:r w:rsidR="005E2158">
        <w:rPr>
          <w:rFonts w:cs="Arial"/>
        </w:rPr>
        <w:t xml:space="preserve"> </w:t>
      </w:r>
      <w:r w:rsidR="00312790">
        <w:rPr>
          <w:rFonts w:cs="Arial"/>
        </w:rPr>
        <w:t xml:space="preserve">in their C-terminal domain </w:t>
      </w:r>
      <w:r w:rsidR="005E2158">
        <w:rPr>
          <w:rFonts w:cs="Arial"/>
        </w:rPr>
        <w:t xml:space="preserve">and NS5806 has been shown to bind close to </w:t>
      </w:r>
      <w:r w:rsidR="0070468D">
        <w:rPr>
          <w:rFonts w:cs="Arial"/>
        </w:rPr>
        <w:t xml:space="preserve">the </w:t>
      </w:r>
      <w:r w:rsidR="009855A9">
        <w:rPr>
          <w:rFonts w:cs="Arial"/>
        </w:rPr>
        <w:t>h</w:t>
      </w:r>
      <w:r w:rsidR="00FA61F8">
        <w:rPr>
          <w:rFonts w:cs="Arial"/>
        </w:rPr>
        <w:t>y</w:t>
      </w:r>
      <w:r w:rsidR="009855A9">
        <w:rPr>
          <w:rFonts w:cs="Arial"/>
        </w:rPr>
        <w:t xml:space="preserve">drophobic pocket </w:t>
      </w:r>
      <w:r w:rsidR="00924FCC">
        <w:rPr>
          <w:rFonts w:cs="Arial"/>
        </w:rPr>
        <w:t>near EF-hand 4 of KChIP</w:t>
      </w:r>
      <w:r w:rsidR="007B6C33">
        <w:rPr>
          <w:rFonts w:cs="Arial"/>
        </w:rPr>
        <w:t>3</w:t>
      </w:r>
      <w:r w:rsidR="00312790">
        <w:rPr>
          <w:rFonts w:cs="Arial"/>
        </w:rPr>
        <w:t xml:space="preserve"> </w:t>
      </w:r>
      <w:r w:rsidR="00077601">
        <w:rPr>
          <w:rFonts w:cs="Arial"/>
        </w:rPr>
        <w:t>in the Ca</w:t>
      </w:r>
      <w:r w:rsidR="00077601" w:rsidRPr="00077601">
        <w:rPr>
          <w:rFonts w:cs="Arial"/>
          <w:vertAlign w:val="superscript"/>
        </w:rPr>
        <w:t>2+</w:t>
      </w:r>
      <w:r w:rsidR="00077601">
        <w:rPr>
          <w:rFonts w:cs="Arial"/>
        </w:rPr>
        <w:t>-bound state</w:t>
      </w:r>
      <w:r w:rsidR="001649C8">
        <w:rPr>
          <w:rFonts w:cs="Arial"/>
        </w:rPr>
        <w:t xml:space="preserve"> </w:t>
      </w:r>
      <w:r w:rsidR="001649C8">
        <w:rPr>
          <w:rFonts w:cs="Arial"/>
        </w:rPr>
        <w:fldChar w:fldCharType="begin">
          <w:fldData xml:space="preserve">PEVuZE5vdGU+PENpdGU+PEF1dGhvcj5Hb256YWxlejwvQXV0aG9yPjxZZWFyPjIwMTQ8L1llYXI+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</w:fldData>
        </w:fldChar>
      </w:r>
      <w:r w:rsidR="000348DA">
        <w:rPr>
          <w:rFonts w:cs="Arial"/>
        </w:rPr>
        <w:instrText xml:space="preserve"> ADDIN EN.CITE </w:instrText>
      </w:r>
      <w:r w:rsidR="000348DA">
        <w:rPr>
          <w:rFonts w:cs="Arial"/>
        </w:rPr>
        <w:fldChar w:fldCharType="begin">
          <w:fldData xml:space="preserve">PEVuZE5vdGU+PENpdGU+PEF1dGhvcj5Hb256YWxlejwvQXV0aG9yPjxZZWFyPjIwMTQ8L1llYXI+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</w:fldData>
        </w:fldChar>
      </w:r>
      <w:r w:rsidR="000348DA">
        <w:rPr>
          <w:rFonts w:cs="Arial"/>
        </w:rPr>
        <w:instrText xml:space="preserve"> ADDIN EN.CITE.DATA </w:instrText>
      </w:r>
      <w:r w:rsidR="000348DA">
        <w:rPr>
          <w:rFonts w:cs="Arial"/>
        </w:rPr>
      </w:r>
      <w:r w:rsidR="000348DA">
        <w:rPr>
          <w:rFonts w:cs="Arial"/>
        </w:rPr>
        <w:fldChar w:fldCharType="end"/>
      </w:r>
      <w:r w:rsidR="001649C8">
        <w:rPr>
          <w:rFonts w:cs="Arial"/>
        </w:rPr>
      </w:r>
      <w:r w:rsidR="001649C8">
        <w:rPr>
          <w:rFonts w:cs="Arial"/>
        </w:rPr>
        <w:fldChar w:fldCharType="separate"/>
      </w:r>
      <w:r w:rsidR="000348DA">
        <w:rPr>
          <w:rFonts w:cs="Arial"/>
          <w:noProof/>
        </w:rPr>
        <w:t>(37)</w:t>
      </w:r>
      <w:r w:rsidR="001649C8">
        <w:rPr>
          <w:rFonts w:cs="Arial"/>
        </w:rPr>
        <w:fldChar w:fldCharType="end"/>
      </w:r>
      <w:r w:rsidR="001649C8">
        <w:rPr>
          <w:rFonts w:cs="Arial"/>
        </w:rPr>
        <w:t xml:space="preserve">. </w:t>
      </w:r>
      <w:r w:rsidR="00185D51">
        <w:rPr>
          <w:rFonts w:cs="Arial"/>
        </w:rPr>
        <w:t>Str</w:t>
      </w:r>
      <w:r w:rsidR="00E512D2">
        <w:rPr>
          <w:rFonts w:cs="Arial"/>
        </w:rPr>
        <w:t>uctural alignment of KChIP1</w:t>
      </w:r>
      <w:r w:rsidR="0000024F">
        <w:rPr>
          <w:rFonts w:cs="Arial"/>
        </w:rPr>
        <w:t xml:space="preserve"> bound to a fragment of Kv4.3</w:t>
      </w:r>
      <w:r w:rsidR="00E512D2">
        <w:rPr>
          <w:rFonts w:cs="Arial"/>
        </w:rPr>
        <w:t xml:space="preserve"> (PDB</w:t>
      </w:r>
      <w:r w:rsidR="0000024F">
        <w:rPr>
          <w:rFonts w:cs="Arial"/>
        </w:rPr>
        <w:t xml:space="preserve"> 2I2R)</w:t>
      </w:r>
      <w:r w:rsidR="006909C2">
        <w:rPr>
          <w:rFonts w:cs="Arial"/>
        </w:rPr>
        <w:t xml:space="preserve"> </w:t>
      </w:r>
      <w:r w:rsidR="005D15D7">
        <w:rPr>
          <w:rFonts w:cs="Arial"/>
        </w:rPr>
        <w:t xml:space="preserve">shows a high degree of structural similarity </w:t>
      </w:r>
      <w:r w:rsidR="006909C2">
        <w:rPr>
          <w:rFonts w:cs="Arial"/>
        </w:rPr>
        <w:t xml:space="preserve">with </w:t>
      </w:r>
      <w:proofErr w:type="spellStart"/>
      <w:r w:rsidR="006909C2">
        <w:rPr>
          <w:rFonts w:cs="Arial"/>
        </w:rPr>
        <w:t>N</w:t>
      </w:r>
      <w:r w:rsidR="00311785">
        <w:rPr>
          <w:rFonts w:cs="Arial"/>
        </w:rPr>
        <w:t>cTnC</w:t>
      </w:r>
      <w:proofErr w:type="spellEnd"/>
      <w:r w:rsidR="006909C2">
        <w:rPr>
          <w:rFonts w:cs="Arial"/>
        </w:rPr>
        <w:t xml:space="preserve"> bound to the switch peptide</w:t>
      </w:r>
      <w:r w:rsidR="0020550E">
        <w:rPr>
          <w:rFonts w:cs="Arial"/>
        </w:rPr>
        <w:t xml:space="preserve"> of </w:t>
      </w:r>
      <w:proofErr w:type="spellStart"/>
      <w:r w:rsidR="0020550E">
        <w:rPr>
          <w:rFonts w:cs="Arial"/>
        </w:rPr>
        <w:t>cTnI</w:t>
      </w:r>
      <w:proofErr w:type="spellEnd"/>
      <w:r w:rsidR="00265B7B">
        <w:rPr>
          <w:rFonts w:cs="Arial"/>
        </w:rPr>
        <w:t xml:space="preserve"> (PDB</w:t>
      </w:r>
      <w:r w:rsidR="005D15D7">
        <w:rPr>
          <w:rFonts w:cs="Arial"/>
        </w:rPr>
        <w:t xml:space="preserve"> 1MXL</w:t>
      </w:r>
      <w:r w:rsidR="00265B7B">
        <w:rPr>
          <w:rFonts w:cs="Arial"/>
        </w:rPr>
        <w:t>)</w:t>
      </w:r>
      <w:r w:rsidR="005D15D7">
        <w:rPr>
          <w:rFonts w:cs="Arial"/>
        </w:rPr>
        <w:t xml:space="preserve"> </w:t>
      </w:r>
      <w:r w:rsidR="00FD4D13">
        <w:rPr>
          <w:rFonts w:cs="Arial"/>
        </w:rPr>
        <w:t xml:space="preserve">with an RMSD of 1.65 Å </w:t>
      </w:r>
      <w:r w:rsidR="005D15D7">
        <w:rPr>
          <w:rFonts w:cs="Arial"/>
        </w:rPr>
        <w:t>(Fig. S</w:t>
      </w:r>
      <w:r w:rsidR="0026599E">
        <w:rPr>
          <w:rFonts w:cs="Arial"/>
        </w:rPr>
        <w:t>3</w:t>
      </w:r>
      <w:r w:rsidR="005D15D7">
        <w:rPr>
          <w:rFonts w:cs="Arial"/>
        </w:rPr>
        <w:t>).</w:t>
      </w:r>
      <w:r w:rsidR="00A302F5">
        <w:rPr>
          <w:rFonts w:cs="Arial"/>
        </w:rPr>
        <w:t xml:space="preserve"> </w:t>
      </w:r>
      <w:r w:rsidR="003702EB">
        <w:rPr>
          <w:rFonts w:cs="Arial"/>
        </w:rPr>
        <w:t>Th</w:t>
      </w:r>
      <w:r w:rsidR="00146816">
        <w:rPr>
          <w:rFonts w:cs="Arial"/>
        </w:rPr>
        <w:t>is suggest</w:t>
      </w:r>
      <w:r w:rsidR="0070468D">
        <w:rPr>
          <w:rFonts w:cs="Arial"/>
        </w:rPr>
        <w:t>s</w:t>
      </w:r>
      <w:r w:rsidR="00146816">
        <w:rPr>
          <w:rFonts w:cs="Arial"/>
        </w:rPr>
        <w:t xml:space="preserve"> that NS5806 might occupy </w:t>
      </w:r>
      <w:r w:rsidR="003F3879">
        <w:rPr>
          <w:rFonts w:cs="Arial"/>
        </w:rPr>
        <w:t>a</w:t>
      </w:r>
      <w:r w:rsidR="00146816">
        <w:rPr>
          <w:rFonts w:cs="Arial"/>
        </w:rPr>
        <w:t xml:space="preserve"> similar hydrophobic pocket </w:t>
      </w:r>
      <w:r w:rsidR="00094DAE">
        <w:rPr>
          <w:rFonts w:cs="Arial"/>
        </w:rPr>
        <w:t>created by the</w:t>
      </w:r>
      <w:r w:rsidR="003F3879">
        <w:rPr>
          <w:rFonts w:cs="Arial"/>
        </w:rPr>
        <w:t xml:space="preserve"> </w:t>
      </w:r>
      <w:proofErr w:type="spellStart"/>
      <w:r w:rsidR="000709E8">
        <w:rPr>
          <w:rFonts w:cs="Arial"/>
        </w:rPr>
        <w:t>NcTnC-cTnI</w:t>
      </w:r>
      <w:r w:rsidR="000709E8" w:rsidRPr="000709E8">
        <w:rPr>
          <w:rFonts w:cs="Arial"/>
          <w:vertAlign w:val="subscript"/>
        </w:rPr>
        <w:t>SP</w:t>
      </w:r>
      <w:proofErr w:type="spellEnd"/>
      <w:r w:rsidR="000709E8">
        <w:rPr>
          <w:rFonts w:cs="Arial"/>
        </w:rPr>
        <w:t xml:space="preserve"> </w:t>
      </w:r>
      <w:r w:rsidR="00094DAE">
        <w:rPr>
          <w:rFonts w:cs="Arial"/>
        </w:rPr>
        <w:t xml:space="preserve">interface </w:t>
      </w:r>
      <w:r w:rsidR="000709E8">
        <w:rPr>
          <w:rFonts w:cs="Arial"/>
        </w:rPr>
        <w:t xml:space="preserve">and </w:t>
      </w:r>
      <w:r w:rsidR="0020550E">
        <w:rPr>
          <w:rFonts w:cs="Arial"/>
        </w:rPr>
        <w:t>stabilize th</w:t>
      </w:r>
      <w:r w:rsidR="009E50AA">
        <w:rPr>
          <w:rFonts w:cs="Arial"/>
        </w:rPr>
        <w:t>is</w:t>
      </w:r>
      <w:r w:rsidR="0020550E">
        <w:rPr>
          <w:rFonts w:cs="Arial"/>
        </w:rPr>
        <w:t xml:space="preserve"> interaction</w:t>
      </w:r>
      <w:r w:rsidR="006830A2">
        <w:rPr>
          <w:rFonts w:cs="Arial"/>
        </w:rPr>
        <w:t xml:space="preserve">, in good agreement with the </w:t>
      </w:r>
      <w:r w:rsidR="005A4149">
        <w:rPr>
          <w:rFonts w:cs="Arial"/>
        </w:rPr>
        <w:t xml:space="preserve">ITC and </w:t>
      </w:r>
      <w:r w:rsidR="006830A2">
        <w:rPr>
          <w:rFonts w:cs="Arial"/>
        </w:rPr>
        <w:t>NM</w:t>
      </w:r>
      <w:r w:rsidR="00A82603">
        <w:rPr>
          <w:rFonts w:cs="Arial"/>
        </w:rPr>
        <w:t>R</w:t>
      </w:r>
      <w:r w:rsidR="006830A2">
        <w:rPr>
          <w:rFonts w:cs="Arial"/>
        </w:rPr>
        <w:t xml:space="preserve"> data discussed above.</w:t>
      </w:r>
    </w:p>
    <w:p w14:paraId="60B45D74" w14:textId="5BA30A6A" w:rsidR="00431BE3" w:rsidRPr="00431BE3" w:rsidRDefault="00267152" w:rsidP="00267152">
      <w:pPr>
        <w:spacing w:after="120" w:line="276" w:lineRule="auto"/>
        <w:rPr>
          <w:rFonts w:cs="Arial"/>
          <w:b/>
          <w:bCs/>
        </w:rPr>
      </w:pPr>
      <w:r>
        <w:rPr>
          <w:rFonts w:cs="Arial"/>
          <w:b/>
          <w:bCs/>
        </w:rPr>
        <w:t>B</w:t>
      </w:r>
      <w:r w:rsidR="00431BE3">
        <w:rPr>
          <w:rFonts w:cs="Arial"/>
          <w:b/>
          <w:bCs/>
        </w:rPr>
        <w:t xml:space="preserve">iophysical Characterization of </w:t>
      </w:r>
      <w:proofErr w:type="spellStart"/>
      <w:r w:rsidR="00431BE3">
        <w:rPr>
          <w:rFonts w:cs="Arial"/>
          <w:b/>
          <w:bCs/>
        </w:rPr>
        <w:t>Furamidine</w:t>
      </w:r>
      <w:proofErr w:type="spellEnd"/>
      <w:r w:rsidR="00431BE3">
        <w:rPr>
          <w:rFonts w:cs="Arial"/>
          <w:b/>
          <w:bCs/>
        </w:rPr>
        <w:t xml:space="preserve"> Binding to </w:t>
      </w:r>
      <w:proofErr w:type="spellStart"/>
      <w:r w:rsidR="00431BE3">
        <w:rPr>
          <w:rFonts w:cs="Arial"/>
          <w:b/>
          <w:bCs/>
        </w:rPr>
        <w:t>cTnC</w:t>
      </w:r>
      <w:proofErr w:type="spellEnd"/>
    </w:p>
    <w:p w14:paraId="703B922B" w14:textId="7DF78C24" w:rsidR="00F563D5" w:rsidRDefault="00CB6624" w:rsidP="00CB6624">
      <w:pPr>
        <w:spacing w:after="120" w:line="276" w:lineRule="auto"/>
        <w:rPr>
          <w:rFonts w:cs="Arial"/>
        </w:rPr>
      </w:pPr>
      <w:r>
        <w:rPr>
          <w:rFonts w:cs="Arial"/>
        </w:rPr>
        <w:t xml:space="preserve">The ITC isotherm for </w:t>
      </w:r>
      <w:proofErr w:type="spellStart"/>
      <w:r>
        <w:rPr>
          <w:rFonts w:cs="Arial"/>
        </w:rPr>
        <w:t>Furamidine</w:t>
      </w:r>
      <w:proofErr w:type="spellEnd"/>
      <w:r>
        <w:rPr>
          <w:rFonts w:cs="Arial"/>
        </w:rPr>
        <w:t xml:space="preserve"> binding to full length </w:t>
      </w:r>
      <w:proofErr w:type="spellStart"/>
      <w:r>
        <w:rPr>
          <w:rFonts w:cs="Arial"/>
        </w:rPr>
        <w:t>cTnC</w:t>
      </w:r>
      <w:proofErr w:type="spellEnd"/>
      <w:r>
        <w:rPr>
          <w:rFonts w:cs="Arial"/>
        </w:rPr>
        <w:t xml:space="preserve"> is shown in Figure 4A. </w:t>
      </w:r>
      <w:proofErr w:type="spellStart"/>
      <w:r>
        <w:rPr>
          <w:rFonts w:cs="Arial"/>
        </w:rPr>
        <w:t>Furamidine</w:t>
      </w:r>
      <w:proofErr w:type="spellEnd"/>
      <w:r>
        <w:rPr>
          <w:rFonts w:cs="Arial"/>
        </w:rPr>
        <w:t xml:space="preserve"> binds </w:t>
      </w:r>
      <w:r w:rsidR="00FC4E94">
        <w:rPr>
          <w:rFonts w:cs="Arial"/>
        </w:rPr>
        <w:t>Ca</w:t>
      </w:r>
      <w:r w:rsidR="00FC4E94" w:rsidRPr="00FC4E94">
        <w:rPr>
          <w:rFonts w:cs="Arial"/>
          <w:vertAlign w:val="superscript"/>
        </w:rPr>
        <w:t>2+</w:t>
      </w:r>
      <w:r w:rsidR="00FC4E94">
        <w:rPr>
          <w:rFonts w:cs="Arial"/>
        </w:rPr>
        <w:t xml:space="preserve">-saturated </w:t>
      </w:r>
      <w:proofErr w:type="spellStart"/>
      <w:r w:rsidR="00FC4E94">
        <w:rPr>
          <w:rFonts w:cs="Arial"/>
        </w:rPr>
        <w:t>cTnC</w:t>
      </w:r>
      <w:proofErr w:type="spellEnd"/>
      <w:r w:rsidR="00FC4E94">
        <w:rPr>
          <w:rFonts w:cs="Arial"/>
        </w:rPr>
        <w:t xml:space="preserve"> </w:t>
      </w:r>
      <w:r w:rsidR="00F563D5">
        <w:rPr>
          <w:rFonts w:cs="Arial"/>
        </w:rPr>
        <w:t>in a</w:t>
      </w:r>
      <w:r w:rsidR="008B4E49">
        <w:rPr>
          <w:rFonts w:cs="Arial"/>
        </w:rPr>
        <w:t xml:space="preserve"> roughly</w:t>
      </w:r>
      <w:r w:rsidR="00F563D5">
        <w:rPr>
          <w:rFonts w:cs="Arial"/>
        </w:rPr>
        <w:t xml:space="preserve"> 1:1 stoichiometry </w:t>
      </w:r>
      <w:r w:rsidR="00FC4E94">
        <w:rPr>
          <w:rFonts w:cs="Arial"/>
        </w:rPr>
        <w:t xml:space="preserve">with a </w:t>
      </w:r>
      <w:proofErr w:type="spellStart"/>
      <w:r w:rsidR="00FC4E94">
        <w:rPr>
          <w:rFonts w:cs="Arial"/>
        </w:rPr>
        <w:t>K</w:t>
      </w:r>
      <w:r w:rsidR="00FC4E94" w:rsidRPr="00FC4E94">
        <w:rPr>
          <w:rFonts w:cs="Arial"/>
          <w:vertAlign w:val="subscript"/>
        </w:rPr>
        <w:t>d</w:t>
      </w:r>
      <w:proofErr w:type="spellEnd"/>
      <w:r w:rsidR="00FC4E94">
        <w:rPr>
          <w:rFonts w:cs="Arial"/>
        </w:rPr>
        <w:t xml:space="preserve"> of </w:t>
      </w:r>
      <w:r w:rsidR="00416B94">
        <w:rPr>
          <w:rFonts w:cs="Arial"/>
        </w:rPr>
        <w:t xml:space="preserve">11.9 ± 5.5 </w:t>
      </w:r>
      <w:r w:rsidR="00416B94" w:rsidRPr="00416B94">
        <w:rPr>
          <w:rFonts w:ascii="Symbol" w:hAnsi="Symbol" w:cs="Arial"/>
        </w:rPr>
        <w:t>m</w:t>
      </w:r>
      <w:r w:rsidR="00416B94">
        <w:rPr>
          <w:rFonts w:cs="Arial"/>
        </w:rPr>
        <w:t>mol/L</w:t>
      </w:r>
      <w:r w:rsidR="00DF3CF7">
        <w:rPr>
          <w:rFonts w:cs="Arial"/>
        </w:rPr>
        <w:t xml:space="preserve"> (means ± SEM, n=3)</w:t>
      </w:r>
      <w:r w:rsidR="00F563D5">
        <w:rPr>
          <w:rFonts w:cs="Arial"/>
        </w:rPr>
        <w:t xml:space="preserve">. The interaction </w:t>
      </w:r>
      <w:r w:rsidR="00F153C5">
        <w:rPr>
          <w:rFonts w:cs="Arial"/>
        </w:rPr>
        <w:t xml:space="preserve">has both a </w:t>
      </w:r>
      <w:r w:rsidR="00DA3D62">
        <w:rPr>
          <w:rFonts w:cs="Arial"/>
        </w:rPr>
        <w:t>favorable enthalpic (</w:t>
      </w:r>
      <w:r w:rsidR="00D34BB2" w:rsidRPr="00D34BB2">
        <w:rPr>
          <w:rFonts w:ascii="Symbol" w:hAnsi="Symbol" w:cs="Arial"/>
        </w:rPr>
        <w:t>D</w:t>
      </w:r>
      <w:r w:rsidR="00A82603">
        <w:rPr>
          <w:rFonts w:cs="Arial"/>
        </w:rPr>
        <w:t>H</w:t>
      </w:r>
      <w:r w:rsidR="00DA3D62">
        <w:rPr>
          <w:rFonts w:cs="Arial"/>
        </w:rPr>
        <w:t xml:space="preserve"> = -19.4 </w:t>
      </w:r>
      <w:r w:rsidR="00D34BB2">
        <w:rPr>
          <w:rFonts w:cs="Arial"/>
        </w:rPr>
        <w:t xml:space="preserve">± </w:t>
      </w:r>
      <w:r w:rsidR="00DA3D62">
        <w:rPr>
          <w:rFonts w:cs="Arial"/>
        </w:rPr>
        <w:t>3 1.7 k</w:t>
      </w:r>
      <w:r w:rsidR="00D34BB2">
        <w:rPr>
          <w:rFonts w:cs="Arial"/>
        </w:rPr>
        <w:t>J</w:t>
      </w:r>
      <w:r w:rsidR="00DA3D62">
        <w:rPr>
          <w:rFonts w:cs="Arial"/>
        </w:rPr>
        <w:t>/mol</w:t>
      </w:r>
      <w:r w:rsidR="00D34BB2">
        <w:rPr>
          <w:rFonts w:cs="Arial"/>
        </w:rPr>
        <w:t xml:space="preserve">) </w:t>
      </w:r>
      <w:r w:rsidR="00DA3D62">
        <w:rPr>
          <w:rFonts w:cs="Arial"/>
        </w:rPr>
        <w:t>and entropic contribution</w:t>
      </w:r>
      <w:r w:rsidR="008B6F9D">
        <w:rPr>
          <w:rFonts w:cs="Arial"/>
        </w:rPr>
        <w:t>s</w:t>
      </w:r>
      <w:r w:rsidR="00DA3D62">
        <w:rPr>
          <w:rFonts w:cs="Arial"/>
        </w:rPr>
        <w:t xml:space="preserve"> </w:t>
      </w:r>
      <w:r w:rsidR="00D34BB2">
        <w:rPr>
          <w:rFonts w:cs="Arial"/>
        </w:rPr>
        <w:t>(T</w:t>
      </w:r>
      <w:r w:rsidR="00D34BB2" w:rsidRPr="00D34BB2">
        <w:rPr>
          <w:rFonts w:ascii="Symbol" w:hAnsi="Symbol" w:cs="Arial"/>
        </w:rPr>
        <w:t>D</w:t>
      </w:r>
      <w:r w:rsidR="00D34BB2">
        <w:rPr>
          <w:rFonts w:cs="Arial"/>
        </w:rPr>
        <w:t>S = 7.7</w:t>
      </w:r>
      <w:r w:rsidR="0011797C">
        <w:rPr>
          <w:rFonts w:cs="Arial"/>
        </w:rPr>
        <w:t xml:space="preserve"> ± </w:t>
      </w:r>
      <w:r w:rsidR="00D34BB2">
        <w:rPr>
          <w:rFonts w:cs="Arial"/>
        </w:rPr>
        <w:t>3 kJ/mol).</w:t>
      </w:r>
    </w:p>
    <w:p w14:paraId="7F0392AE" w14:textId="0AF003EE" w:rsidR="00F6631C" w:rsidRDefault="00112044" w:rsidP="00CB6624">
      <w:pPr>
        <w:spacing w:after="120" w:line="276" w:lineRule="auto"/>
        <w:rPr>
          <w:rFonts w:cs="Arial"/>
        </w:rPr>
      </w:pPr>
      <w:proofErr w:type="spellStart"/>
      <w:r>
        <w:rPr>
          <w:rFonts w:cs="Arial"/>
        </w:rPr>
        <w:t>Furamidine</w:t>
      </w:r>
      <w:proofErr w:type="spellEnd"/>
      <w:r>
        <w:rPr>
          <w:rFonts w:cs="Arial"/>
        </w:rPr>
        <w:t xml:space="preserve"> was discovered in the primary screen as a</w:t>
      </w:r>
      <w:r w:rsidR="008B6F9D">
        <w:rPr>
          <w:rFonts w:cs="Arial"/>
        </w:rPr>
        <w:t xml:space="preserve"> potential</w:t>
      </w:r>
      <w:r>
        <w:rPr>
          <w:rFonts w:cs="Arial"/>
        </w:rPr>
        <w:t xml:space="preserve"> inhibitor of the </w:t>
      </w:r>
      <w:proofErr w:type="spellStart"/>
      <w:r>
        <w:rPr>
          <w:rFonts w:cs="Arial"/>
        </w:rPr>
        <w:t>cTnC-cTnI</w:t>
      </w:r>
      <w:r w:rsidRPr="00112044">
        <w:rPr>
          <w:rFonts w:cs="Arial"/>
          <w:vertAlign w:val="subscript"/>
        </w:rPr>
        <w:t>AR</w:t>
      </w:r>
      <w:proofErr w:type="spellEnd"/>
      <w:r>
        <w:rPr>
          <w:rFonts w:cs="Arial"/>
        </w:rPr>
        <w:t xml:space="preserve"> interaction and we quantified its effect on the protein-</w:t>
      </w:r>
      <w:proofErr w:type="spellStart"/>
      <w:r w:rsidR="002A7279">
        <w:rPr>
          <w:rFonts w:cs="Arial"/>
        </w:rPr>
        <w:t>cTnI</w:t>
      </w:r>
      <w:r w:rsidR="002A7279" w:rsidRPr="002A7279">
        <w:rPr>
          <w:rFonts w:cs="Arial"/>
          <w:vertAlign w:val="subscript"/>
        </w:rPr>
        <w:t>AR</w:t>
      </w:r>
      <w:proofErr w:type="spellEnd"/>
      <w:r w:rsidR="002A7279">
        <w:rPr>
          <w:rFonts w:cs="Arial"/>
        </w:rPr>
        <w:t xml:space="preserve"> </w:t>
      </w:r>
      <w:r>
        <w:rPr>
          <w:rFonts w:cs="Arial"/>
        </w:rPr>
        <w:t xml:space="preserve">peptide interaction using ITC. </w:t>
      </w:r>
      <w:r w:rsidR="00E143B9">
        <w:rPr>
          <w:rFonts w:cs="Arial"/>
        </w:rPr>
        <w:t>T</w:t>
      </w:r>
      <w:r w:rsidR="00286C9A">
        <w:rPr>
          <w:rFonts w:cs="Arial"/>
        </w:rPr>
        <w:t xml:space="preserve">itration of an </w:t>
      </w:r>
      <w:proofErr w:type="spellStart"/>
      <w:r w:rsidR="00E143B9">
        <w:rPr>
          <w:rFonts w:cs="Arial"/>
        </w:rPr>
        <w:t>unlabel</w:t>
      </w:r>
      <w:r w:rsidR="00E178EA">
        <w:rPr>
          <w:rFonts w:cs="Arial"/>
        </w:rPr>
        <w:t>l</w:t>
      </w:r>
      <w:r w:rsidR="00E143B9">
        <w:rPr>
          <w:rFonts w:cs="Arial"/>
        </w:rPr>
        <w:t>ed</w:t>
      </w:r>
      <w:proofErr w:type="spellEnd"/>
      <w:r w:rsidR="00286C9A">
        <w:rPr>
          <w:rFonts w:cs="Arial"/>
        </w:rPr>
        <w:t xml:space="preserve"> </w:t>
      </w:r>
      <w:proofErr w:type="spellStart"/>
      <w:r w:rsidR="00286C9A">
        <w:rPr>
          <w:rFonts w:cs="Arial"/>
        </w:rPr>
        <w:t>cTnI</w:t>
      </w:r>
      <w:r w:rsidR="00286C9A" w:rsidRPr="00286C9A">
        <w:rPr>
          <w:rFonts w:cs="Arial"/>
          <w:vertAlign w:val="subscript"/>
        </w:rPr>
        <w:t>AR</w:t>
      </w:r>
      <w:proofErr w:type="spellEnd"/>
      <w:r w:rsidR="00286C9A">
        <w:rPr>
          <w:rFonts w:cs="Arial"/>
        </w:rPr>
        <w:t xml:space="preserve"> peptide</w:t>
      </w:r>
      <w:r w:rsidR="00E143B9">
        <w:rPr>
          <w:rFonts w:cs="Arial"/>
        </w:rPr>
        <w:t xml:space="preserve"> into </w:t>
      </w:r>
      <w:proofErr w:type="spellStart"/>
      <w:r w:rsidR="00E143B9">
        <w:rPr>
          <w:rFonts w:cs="Arial"/>
        </w:rPr>
        <w:t>cTnC</w:t>
      </w:r>
      <w:proofErr w:type="spellEnd"/>
      <w:r w:rsidR="00E143B9">
        <w:rPr>
          <w:rFonts w:cs="Arial"/>
        </w:rPr>
        <w:t xml:space="preserve"> gave a very clear </w:t>
      </w:r>
      <w:r>
        <w:rPr>
          <w:rFonts w:cs="Arial"/>
        </w:rPr>
        <w:t xml:space="preserve">and </w:t>
      </w:r>
      <w:r w:rsidR="0011797C">
        <w:rPr>
          <w:rFonts w:cs="Arial"/>
        </w:rPr>
        <w:t>saturable</w:t>
      </w:r>
      <w:r w:rsidR="00F205BA">
        <w:rPr>
          <w:rFonts w:cs="Arial"/>
        </w:rPr>
        <w:t xml:space="preserve"> binding isotherm with a</w:t>
      </w:r>
      <w:r w:rsidR="008142CB">
        <w:rPr>
          <w:rFonts w:cs="Arial"/>
        </w:rPr>
        <w:t xml:space="preserve"> </w:t>
      </w:r>
      <w:proofErr w:type="spellStart"/>
      <w:r w:rsidR="00F205BA">
        <w:rPr>
          <w:rFonts w:cs="Arial"/>
        </w:rPr>
        <w:t>K</w:t>
      </w:r>
      <w:r w:rsidR="00F205BA" w:rsidRPr="00AD2198">
        <w:rPr>
          <w:rFonts w:cs="Arial"/>
          <w:vertAlign w:val="subscript"/>
        </w:rPr>
        <w:t>d</w:t>
      </w:r>
      <w:proofErr w:type="spellEnd"/>
      <w:r w:rsidR="00F205BA">
        <w:rPr>
          <w:rFonts w:cs="Arial"/>
        </w:rPr>
        <w:t xml:space="preserve"> of 17.9</w:t>
      </w:r>
      <w:r w:rsidR="00AD2198">
        <w:rPr>
          <w:rFonts w:cs="Arial"/>
        </w:rPr>
        <w:t xml:space="preserve"> ±</w:t>
      </w:r>
      <w:r w:rsidR="00F205BA">
        <w:rPr>
          <w:rFonts w:cs="Arial"/>
        </w:rPr>
        <w:t xml:space="preserve"> </w:t>
      </w:r>
      <w:r w:rsidR="00AD2198">
        <w:rPr>
          <w:rFonts w:cs="Arial"/>
        </w:rPr>
        <w:t xml:space="preserve">2.6 nmol/L </w:t>
      </w:r>
      <w:r w:rsidR="00960231">
        <w:rPr>
          <w:rFonts w:cs="Arial"/>
        </w:rPr>
        <w:t xml:space="preserve">(means ± SEM, n=3) </w:t>
      </w:r>
      <w:r>
        <w:rPr>
          <w:rFonts w:cs="Arial"/>
        </w:rPr>
        <w:t>(</w:t>
      </w:r>
      <w:r w:rsidR="0011797C">
        <w:rPr>
          <w:rFonts w:cs="Arial"/>
        </w:rPr>
        <w:t>Fig. 4B),</w:t>
      </w:r>
      <w:r w:rsidR="00064999">
        <w:rPr>
          <w:rFonts w:cs="Arial"/>
        </w:rPr>
        <w:t xml:space="preserve"> in good agreement with </w:t>
      </w:r>
      <w:r w:rsidR="008142CB">
        <w:rPr>
          <w:rFonts w:cs="Arial"/>
        </w:rPr>
        <w:t xml:space="preserve">the </w:t>
      </w:r>
      <w:r w:rsidR="00064999">
        <w:rPr>
          <w:rFonts w:cs="Arial"/>
        </w:rPr>
        <w:t xml:space="preserve">binding affinities estimated by </w:t>
      </w:r>
      <w:r w:rsidR="003F54B8">
        <w:rPr>
          <w:rFonts w:cs="Arial"/>
        </w:rPr>
        <w:t>FP and MST described above</w:t>
      </w:r>
      <w:r w:rsidR="00B73387">
        <w:rPr>
          <w:rFonts w:cs="Arial"/>
        </w:rPr>
        <w:t xml:space="preserve">. In contrast, in the presence of </w:t>
      </w:r>
      <w:r w:rsidR="008142CB">
        <w:rPr>
          <w:rFonts w:cs="Arial"/>
        </w:rPr>
        <w:t xml:space="preserve">excess </w:t>
      </w:r>
      <w:proofErr w:type="spellStart"/>
      <w:r w:rsidR="00B73387">
        <w:rPr>
          <w:rFonts w:cs="Arial"/>
        </w:rPr>
        <w:t>Furamidine</w:t>
      </w:r>
      <w:proofErr w:type="spellEnd"/>
      <w:r w:rsidR="00B73387">
        <w:rPr>
          <w:rFonts w:cs="Arial"/>
        </w:rPr>
        <w:t xml:space="preserve"> the </w:t>
      </w:r>
      <w:r w:rsidR="001305C4">
        <w:rPr>
          <w:rFonts w:cs="Arial"/>
        </w:rPr>
        <w:t xml:space="preserve">binding affinity of </w:t>
      </w:r>
      <w:proofErr w:type="spellStart"/>
      <w:r w:rsidR="001305C4">
        <w:rPr>
          <w:rFonts w:cs="Arial"/>
        </w:rPr>
        <w:t>cTnC</w:t>
      </w:r>
      <w:proofErr w:type="spellEnd"/>
      <w:r w:rsidR="001305C4">
        <w:rPr>
          <w:rFonts w:cs="Arial"/>
        </w:rPr>
        <w:t xml:space="preserve"> for </w:t>
      </w:r>
      <w:proofErr w:type="spellStart"/>
      <w:r w:rsidR="001305C4">
        <w:rPr>
          <w:rFonts w:cs="Arial"/>
        </w:rPr>
        <w:t>cTnI</w:t>
      </w:r>
      <w:r w:rsidR="001305C4" w:rsidRPr="00485E9C">
        <w:rPr>
          <w:rFonts w:cs="Arial"/>
          <w:vertAlign w:val="subscript"/>
        </w:rPr>
        <w:t>AR</w:t>
      </w:r>
      <w:proofErr w:type="spellEnd"/>
      <w:r w:rsidR="001305C4">
        <w:rPr>
          <w:rFonts w:cs="Arial"/>
        </w:rPr>
        <w:t xml:space="preserve"> is reduced by </w:t>
      </w:r>
      <w:r w:rsidR="00D4136C">
        <w:rPr>
          <w:rFonts w:cs="Arial"/>
        </w:rPr>
        <w:t xml:space="preserve">several orders of magnitude with a </w:t>
      </w:r>
      <w:proofErr w:type="spellStart"/>
      <w:r w:rsidR="00D4136C">
        <w:rPr>
          <w:rFonts w:cs="Arial"/>
        </w:rPr>
        <w:t>K</w:t>
      </w:r>
      <w:r w:rsidR="00D4136C" w:rsidRPr="00485E9C">
        <w:rPr>
          <w:rFonts w:cs="Arial"/>
          <w:vertAlign w:val="subscript"/>
        </w:rPr>
        <w:t>d</w:t>
      </w:r>
      <w:proofErr w:type="spellEnd"/>
      <w:r w:rsidR="00D4136C">
        <w:rPr>
          <w:rFonts w:cs="Arial"/>
        </w:rPr>
        <w:t xml:space="preserve"> of 4.</w:t>
      </w:r>
      <w:r w:rsidR="00485E9C">
        <w:rPr>
          <w:rFonts w:cs="Arial"/>
        </w:rPr>
        <w:t xml:space="preserve">2 </w:t>
      </w:r>
      <w:r w:rsidR="00960231">
        <w:rPr>
          <w:rFonts w:cs="Arial"/>
        </w:rPr>
        <w:t xml:space="preserve">± </w:t>
      </w:r>
      <w:r w:rsidR="00485E9C">
        <w:rPr>
          <w:rFonts w:cs="Arial"/>
        </w:rPr>
        <w:t xml:space="preserve">0.5 </w:t>
      </w:r>
      <w:r w:rsidR="00485E9C" w:rsidRPr="00485E9C">
        <w:rPr>
          <w:rFonts w:ascii="Symbol" w:hAnsi="Symbol" w:cs="Arial"/>
        </w:rPr>
        <w:t>m</w:t>
      </w:r>
      <w:r w:rsidR="00485E9C">
        <w:rPr>
          <w:rFonts w:cs="Arial"/>
        </w:rPr>
        <w:t>mol/L (Fig. 4B, left)</w:t>
      </w:r>
      <w:r w:rsidR="008142CB">
        <w:rPr>
          <w:rFonts w:cs="Arial"/>
        </w:rPr>
        <w:t xml:space="preserve">, suggesting that </w:t>
      </w:r>
      <w:proofErr w:type="spellStart"/>
      <w:r w:rsidR="008142CB">
        <w:rPr>
          <w:rFonts w:cs="Arial"/>
        </w:rPr>
        <w:t>Furamidine</w:t>
      </w:r>
      <w:proofErr w:type="spellEnd"/>
      <w:r w:rsidR="00E67E17">
        <w:rPr>
          <w:rFonts w:cs="Arial"/>
        </w:rPr>
        <w:t xml:space="preserve"> either</w:t>
      </w:r>
      <w:r w:rsidR="008142CB">
        <w:rPr>
          <w:rFonts w:cs="Arial"/>
        </w:rPr>
        <w:t xml:space="preserve"> </w:t>
      </w:r>
      <w:r w:rsidR="00AB68EE">
        <w:rPr>
          <w:rFonts w:cs="Arial"/>
        </w:rPr>
        <w:t xml:space="preserve">reduces the affinity of </w:t>
      </w:r>
      <w:proofErr w:type="spellStart"/>
      <w:r w:rsidR="00AB68EE">
        <w:rPr>
          <w:rFonts w:cs="Arial"/>
        </w:rPr>
        <w:t>cTnC</w:t>
      </w:r>
      <w:proofErr w:type="spellEnd"/>
      <w:r w:rsidR="00AB68EE">
        <w:rPr>
          <w:rFonts w:cs="Arial"/>
        </w:rPr>
        <w:t xml:space="preserve"> for </w:t>
      </w:r>
      <w:r w:rsidR="00063B90">
        <w:rPr>
          <w:rFonts w:cs="Arial"/>
        </w:rPr>
        <w:t xml:space="preserve">the anchoring </w:t>
      </w:r>
      <w:r w:rsidR="008B6F9D">
        <w:rPr>
          <w:rFonts w:cs="Arial"/>
        </w:rPr>
        <w:t>r</w:t>
      </w:r>
      <w:r w:rsidR="00063B90">
        <w:rPr>
          <w:rFonts w:cs="Arial"/>
        </w:rPr>
        <w:t>e</w:t>
      </w:r>
      <w:r w:rsidR="008B6F9D">
        <w:rPr>
          <w:rFonts w:cs="Arial"/>
        </w:rPr>
        <w:t xml:space="preserve">gion of </w:t>
      </w:r>
      <w:proofErr w:type="spellStart"/>
      <w:r w:rsidR="008B6F9D">
        <w:rPr>
          <w:rFonts w:cs="Arial"/>
        </w:rPr>
        <w:t>cTnI</w:t>
      </w:r>
      <w:proofErr w:type="spellEnd"/>
      <w:r w:rsidR="00E67E17">
        <w:rPr>
          <w:rFonts w:cs="Arial"/>
        </w:rPr>
        <w:t xml:space="preserve"> or directly competes for the same </w:t>
      </w:r>
      <w:r w:rsidR="00BC3BC7">
        <w:rPr>
          <w:rFonts w:cs="Arial"/>
        </w:rPr>
        <w:t xml:space="preserve">interaction </w:t>
      </w:r>
      <w:r w:rsidR="00E67E17">
        <w:rPr>
          <w:rFonts w:cs="Arial"/>
        </w:rPr>
        <w:t>site.</w:t>
      </w:r>
    </w:p>
    <w:p w14:paraId="21300F39" w14:textId="5E5F9152" w:rsidR="00FE6271" w:rsidRDefault="00CB0607" w:rsidP="00CB6624">
      <w:pPr>
        <w:spacing w:after="120" w:line="276" w:lineRule="auto"/>
        <w:rPr>
          <w:rFonts w:cs="Arial"/>
        </w:rPr>
      </w:pPr>
      <w:r>
        <w:rPr>
          <w:rFonts w:cs="Arial"/>
        </w:rPr>
        <w:t xml:space="preserve">We mapped the </w:t>
      </w:r>
      <w:proofErr w:type="spellStart"/>
      <w:r>
        <w:rPr>
          <w:rFonts w:cs="Arial"/>
        </w:rPr>
        <w:t>Furamidine</w:t>
      </w:r>
      <w:proofErr w:type="spellEnd"/>
      <w:r>
        <w:rPr>
          <w:rFonts w:cs="Arial"/>
        </w:rPr>
        <w:t xml:space="preserve"> binding site on </w:t>
      </w:r>
      <w:proofErr w:type="spellStart"/>
      <w:r>
        <w:rPr>
          <w:rFonts w:cs="Arial"/>
        </w:rPr>
        <w:t>cTnC</w:t>
      </w:r>
      <w:proofErr w:type="spellEnd"/>
      <w:r>
        <w:rPr>
          <w:rFonts w:cs="Arial"/>
        </w:rPr>
        <w:t xml:space="preserve"> using two-dimensional </w:t>
      </w:r>
      <w:r w:rsidRPr="00CB0607">
        <w:rPr>
          <w:rFonts w:cs="Arial"/>
          <w:vertAlign w:val="superscript"/>
        </w:rPr>
        <w:t>1</w:t>
      </w:r>
      <w:r>
        <w:rPr>
          <w:rFonts w:cs="Arial"/>
        </w:rPr>
        <w:t>H-</w:t>
      </w:r>
      <w:r w:rsidRPr="00CB0607">
        <w:rPr>
          <w:rFonts w:cs="Arial"/>
          <w:vertAlign w:val="superscript"/>
        </w:rPr>
        <w:t>15</w:t>
      </w:r>
      <w:r>
        <w:rPr>
          <w:rFonts w:cs="Arial"/>
        </w:rPr>
        <w:t>N-HSQC NMR spectroscopy</w:t>
      </w:r>
      <w:r w:rsidR="002A09AD">
        <w:rPr>
          <w:rFonts w:cs="Arial"/>
        </w:rPr>
        <w:t>. A small section of the HSQC spectr</w:t>
      </w:r>
      <w:r w:rsidR="00133011">
        <w:rPr>
          <w:rFonts w:cs="Arial"/>
        </w:rPr>
        <w:t>um</w:t>
      </w:r>
      <w:r w:rsidR="002A09AD">
        <w:rPr>
          <w:rFonts w:cs="Arial"/>
        </w:rPr>
        <w:t xml:space="preserve"> of free </w:t>
      </w:r>
      <w:proofErr w:type="spellStart"/>
      <w:r w:rsidR="002A09AD">
        <w:rPr>
          <w:rFonts w:cs="Arial"/>
        </w:rPr>
        <w:t>cTnC</w:t>
      </w:r>
      <w:proofErr w:type="spellEnd"/>
      <w:r w:rsidR="002A09AD">
        <w:rPr>
          <w:rFonts w:cs="Arial"/>
        </w:rPr>
        <w:t xml:space="preserve"> (blue) </w:t>
      </w:r>
      <w:r w:rsidR="00133011">
        <w:rPr>
          <w:rFonts w:cs="Arial"/>
        </w:rPr>
        <w:t xml:space="preserve">superimposed with the spectrum at about 1:1 molar ratio of added </w:t>
      </w:r>
      <w:proofErr w:type="spellStart"/>
      <w:r w:rsidR="00133011">
        <w:rPr>
          <w:rFonts w:cs="Arial"/>
        </w:rPr>
        <w:t>Furamidine</w:t>
      </w:r>
      <w:proofErr w:type="spellEnd"/>
      <w:r w:rsidR="00721E9E">
        <w:rPr>
          <w:rFonts w:cs="Arial"/>
        </w:rPr>
        <w:t xml:space="preserve"> (purple)</w:t>
      </w:r>
      <w:r w:rsidR="00133011">
        <w:rPr>
          <w:rFonts w:cs="Arial"/>
        </w:rPr>
        <w:t xml:space="preserve"> is shown in Figure</w:t>
      </w:r>
      <w:r w:rsidR="00721E9E">
        <w:rPr>
          <w:rFonts w:cs="Arial"/>
        </w:rPr>
        <w:t xml:space="preserve"> 4C.</w:t>
      </w:r>
      <w:r w:rsidR="00A8433B">
        <w:rPr>
          <w:rFonts w:cs="Arial"/>
        </w:rPr>
        <w:t xml:space="preserve"> </w:t>
      </w:r>
      <w:proofErr w:type="spellStart"/>
      <w:r w:rsidR="00D34162">
        <w:rPr>
          <w:rFonts w:cs="Arial"/>
        </w:rPr>
        <w:t>Furamidine</w:t>
      </w:r>
      <w:proofErr w:type="spellEnd"/>
      <w:r w:rsidR="00D34162">
        <w:rPr>
          <w:rFonts w:cs="Arial"/>
        </w:rPr>
        <w:t xml:space="preserve"> </w:t>
      </w:r>
      <w:r w:rsidR="001B4E05">
        <w:rPr>
          <w:rFonts w:cs="Arial"/>
        </w:rPr>
        <w:t>binding occurs in the fast-exchange regime</w:t>
      </w:r>
      <w:r w:rsidR="005C6A9C">
        <w:rPr>
          <w:rFonts w:cs="Arial"/>
        </w:rPr>
        <w:t>,</w:t>
      </w:r>
      <w:r w:rsidR="00CD4A55">
        <w:rPr>
          <w:rFonts w:cs="Arial"/>
        </w:rPr>
        <w:t xml:space="preserve"> </w:t>
      </w:r>
      <w:r w:rsidR="00B603F3">
        <w:rPr>
          <w:rFonts w:cs="Arial"/>
        </w:rPr>
        <w:t>suggesting fast binding</w:t>
      </w:r>
      <w:r w:rsidR="00D87496">
        <w:rPr>
          <w:rFonts w:cs="Arial"/>
        </w:rPr>
        <w:t>/unbinding</w:t>
      </w:r>
      <w:r w:rsidR="00B603F3">
        <w:rPr>
          <w:rFonts w:cs="Arial"/>
        </w:rPr>
        <w:t xml:space="preserve"> kinetics of the drug to the prot</w:t>
      </w:r>
      <w:r w:rsidR="00D87496">
        <w:rPr>
          <w:rFonts w:cs="Arial"/>
        </w:rPr>
        <w:t>ein. Quantitative analysis of the chemical shift perturbations (CSP</w:t>
      </w:r>
      <w:r w:rsidR="005C6A9C">
        <w:rPr>
          <w:rFonts w:cs="Arial"/>
        </w:rPr>
        <w:t>s</w:t>
      </w:r>
      <w:r w:rsidR="00D87496">
        <w:rPr>
          <w:rFonts w:cs="Arial"/>
        </w:rPr>
        <w:t>)</w:t>
      </w:r>
      <w:r w:rsidR="00544F1D">
        <w:rPr>
          <w:rFonts w:cs="Arial"/>
        </w:rPr>
        <w:t xml:space="preserve"> shows a cluster of highly significant values in</w:t>
      </w:r>
      <w:r w:rsidR="001C53F3">
        <w:rPr>
          <w:rFonts w:cs="Arial"/>
        </w:rPr>
        <w:t xml:space="preserve"> only </w:t>
      </w:r>
      <w:r w:rsidR="00544F1D">
        <w:rPr>
          <w:rFonts w:cs="Arial"/>
        </w:rPr>
        <w:t xml:space="preserve">the C-lobe of </w:t>
      </w:r>
      <w:proofErr w:type="spellStart"/>
      <w:r w:rsidR="00544F1D">
        <w:rPr>
          <w:rFonts w:cs="Arial"/>
        </w:rPr>
        <w:t>cTnC</w:t>
      </w:r>
      <w:proofErr w:type="spellEnd"/>
      <w:r w:rsidR="004F3412">
        <w:rPr>
          <w:rFonts w:cs="Arial"/>
        </w:rPr>
        <w:t xml:space="preserve"> </w:t>
      </w:r>
      <w:r w:rsidR="00BC3914">
        <w:rPr>
          <w:rFonts w:cs="Arial"/>
        </w:rPr>
        <w:t xml:space="preserve">around </w:t>
      </w:r>
      <w:r w:rsidR="0067189C">
        <w:rPr>
          <w:rFonts w:cs="Arial"/>
        </w:rPr>
        <w:t>residues</w:t>
      </w:r>
      <w:r w:rsidR="00BC3914">
        <w:rPr>
          <w:rFonts w:cs="Arial"/>
        </w:rPr>
        <w:t xml:space="preserve"> 120-130</w:t>
      </w:r>
      <w:r w:rsidR="006F4DE7">
        <w:rPr>
          <w:rFonts w:cs="Arial"/>
        </w:rPr>
        <w:t xml:space="preserve"> </w:t>
      </w:r>
      <w:r w:rsidR="009F763A">
        <w:rPr>
          <w:rFonts w:cs="Arial"/>
        </w:rPr>
        <w:t>(Fig. 4C, bottom)</w:t>
      </w:r>
      <w:r w:rsidR="0013717C">
        <w:rPr>
          <w:rFonts w:cs="Arial"/>
        </w:rPr>
        <w:t xml:space="preserve">, suggesting </w:t>
      </w:r>
      <w:r w:rsidR="001C53F3">
        <w:rPr>
          <w:rFonts w:cs="Arial"/>
        </w:rPr>
        <w:t xml:space="preserve">that </w:t>
      </w:r>
      <w:proofErr w:type="spellStart"/>
      <w:r w:rsidR="001C53F3">
        <w:rPr>
          <w:rFonts w:cs="Arial"/>
        </w:rPr>
        <w:t>Furamidine</w:t>
      </w:r>
      <w:proofErr w:type="spellEnd"/>
      <w:r w:rsidR="001C53F3">
        <w:rPr>
          <w:rFonts w:cs="Arial"/>
        </w:rPr>
        <w:t xml:space="preserve"> does not interact with </w:t>
      </w:r>
      <w:proofErr w:type="spellStart"/>
      <w:r w:rsidR="001C53F3">
        <w:rPr>
          <w:rFonts w:cs="Arial"/>
        </w:rPr>
        <w:t>NcTnC</w:t>
      </w:r>
      <w:proofErr w:type="spellEnd"/>
      <w:r w:rsidR="001C53F3">
        <w:rPr>
          <w:rFonts w:cs="Arial"/>
        </w:rPr>
        <w:t xml:space="preserve">. </w:t>
      </w:r>
      <w:r w:rsidR="009F763A">
        <w:rPr>
          <w:rFonts w:cs="Arial"/>
        </w:rPr>
        <w:t>Mapping of the CSP</w:t>
      </w:r>
      <w:r w:rsidR="00DA3489">
        <w:rPr>
          <w:rFonts w:cs="Arial"/>
        </w:rPr>
        <w:t>s</w:t>
      </w:r>
      <w:r w:rsidR="009F763A">
        <w:rPr>
          <w:rFonts w:cs="Arial"/>
        </w:rPr>
        <w:t xml:space="preserve"> to the Ca</w:t>
      </w:r>
      <w:r w:rsidR="009F763A" w:rsidRPr="009F763A">
        <w:rPr>
          <w:rFonts w:cs="Arial"/>
          <w:vertAlign w:val="superscript"/>
        </w:rPr>
        <w:t>2+</w:t>
      </w:r>
      <w:r w:rsidR="009F763A">
        <w:rPr>
          <w:rFonts w:cs="Arial"/>
        </w:rPr>
        <w:t xml:space="preserve">-bound structure of </w:t>
      </w:r>
      <w:proofErr w:type="spellStart"/>
      <w:r w:rsidR="009F763A">
        <w:rPr>
          <w:rFonts w:cs="Arial"/>
        </w:rPr>
        <w:t>cTnC</w:t>
      </w:r>
      <w:proofErr w:type="spellEnd"/>
      <w:r w:rsidR="00E24808">
        <w:rPr>
          <w:rFonts w:cs="Arial"/>
        </w:rPr>
        <w:t xml:space="preserve"> (PDB </w:t>
      </w:r>
      <w:r w:rsidR="005D4E7D">
        <w:rPr>
          <w:rFonts w:cs="Arial"/>
        </w:rPr>
        <w:t>1AJ4</w:t>
      </w:r>
      <w:r w:rsidR="00E24808">
        <w:rPr>
          <w:rFonts w:cs="Arial"/>
        </w:rPr>
        <w:t>)</w:t>
      </w:r>
      <w:r w:rsidR="009F763A">
        <w:rPr>
          <w:rFonts w:cs="Arial"/>
        </w:rPr>
        <w:t xml:space="preserve"> shows a </w:t>
      </w:r>
      <w:r w:rsidR="0067189C">
        <w:rPr>
          <w:rFonts w:cs="Arial"/>
        </w:rPr>
        <w:t xml:space="preserve">defined </w:t>
      </w:r>
      <w:r w:rsidR="00DA3489">
        <w:rPr>
          <w:rFonts w:cs="Arial"/>
        </w:rPr>
        <w:t xml:space="preserve">interaction surface </w:t>
      </w:r>
      <w:r w:rsidR="0067189C">
        <w:rPr>
          <w:rFonts w:cs="Arial"/>
        </w:rPr>
        <w:t xml:space="preserve">in the C-lobe </w:t>
      </w:r>
      <w:r w:rsidR="006F4DE7">
        <w:rPr>
          <w:rFonts w:cs="Arial"/>
        </w:rPr>
        <w:t xml:space="preserve">distal to the calcium binding sites III and IV </w:t>
      </w:r>
      <w:r w:rsidR="00DA3489">
        <w:rPr>
          <w:rFonts w:cs="Arial"/>
        </w:rPr>
        <w:t>(Fig. 4D</w:t>
      </w:r>
      <w:r w:rsidR="0067189C">
        <w:rPr>
          <w:rFonts w:cs="Arial"/>
        </w:rPr>
        <w:t>, top</w:t>
      </w:r>
      <w:r w:rsidR="00DA3489">
        <w:rPr>
          <w:rFonts w:cs="Arial"/>
        </w:rPr>
        <w:t>)</w:t>
      </w:r>
      <w:r w:rsidR="00134A3E">
        <w:rPr>
          <w:rFonts w:cs="Arial"/>
        </w:rPr>
        <w:t>.</w:t>
      </w:r>
      <w:r w:rsidR="00515DD1">
        <w:rPr>
          <w:rFonts w:cs="Arial"/>
        </w:rPr>
        <w:t xml:space="preserve"> </w:t>
      </w:r>
      <w:r w:rsidR="00280C70">
        <w:rPr>
          <w:rFonts w:cs="Arial"/>
        </w:rPr>
        <w:t xml:space="preserve">No significant CSPs for </w:t>
      </w:r>
      <w:r w:rsidR="000D264B">
        <w:rPr>
          <w:rFonts w:cs="Arial"/>
        </w:rPr>
        <w:t xml:space="preserve">the hydrophobic </w:t>
      </w:r>
      <w:r w:rsidR="00E806BD">
        <w:rPr>
          <w:rFonts w:cs="Arial"/>
        </w:rPr>
        <w:t>residues Ile112 and Ile148</w:t>
      </w:r>
      <w:r w:rsidR="000D264B">
        <w:rPr>
          <w:rFonts w:cs="Arial"/>
        </w:rPr>
        <w:t xml:space="preserve"> of the central </w:t>
      </w:r>
      <w:r w:rsidR="000D264B" w:rsidRPr="00B90549">
        <w:rPr>
          <w:rFonts w:ascii="Symbol" w:hAnsi="Symbol" w:cs="Arial"/>
        </w:rPr>
        <w:t>b</w:t>
      </w:r>
      <w:r w:rsidR="00B90549">
        <w:rPr>
          <w:rFonts w:cs="Arial"/>
        </w:rPr>
        <w:t xml:space="preserve">-sheet </w:t>
      </w:r>
      <w:r w:rsidR="000A4F09">
        <w:rPr>
          <w:rFonts w:cs="Arial"/>
        </w:rPr>
        <w:t>indicat</w:t>
      </w:r>
      <w:r w:rsidR="00175EEA">
        <w:rPr>
          <w:rFonts w:cs="Arial"/>
        </w:rPr>
        <w:t>es</w:t>
      </w:r>
      <w:r w:rsidR="00B90549">
        <w:rPr>
          <w:rFonts w:cs="Arial"/>
        </w:rPr>
        <w:t xml:space="preserve"> that </w:t>
      </w:r>
      <w:proofErr w:type="spellStart"/>
      <w:r w:rsidR="00B90549">
        <w:rPr>
          <w:rFonts w:cs="Arial"/>
        </w:rPr>
        <w:t>Furamidine</w:t>
      </w:r>
      <w:proofErr w:type="spellEnd"/>
      <w:r w:rsidR="00B90549">
        <w:rPr>
          <w:rFonts w:cs="Arial"/>
        </w:rPr>
        <w:t xml:space="preserve"> </w:t>
      </w:r>
      <w:r w:rsidR="000A4F09">
        <w:rPr>
          <w:rFonts w:cs="Arial"/>
        </w:rPr>
        <w:t xml:space="preserve">is not buried deep in the hydrophobic pocket of </w:t>
      </w:r>
      <w:proofErr w:type="spellStart"/>
      <w:r w:rsidR="000A4F09">
        <w:rPr>
          <w:rFonts w:cs="Arial"/>
        </w:rPr>
        <w:t>CcTnC</w:t>
      </w:r>
      <w:proofErr w:type="spellEnd"/>
      <w:r w:rsidR="000A4F09">
        <w:rPr>
          <w:rFonts w:cs="Arial"/>
        </w:rPr>
        <w:t xml:space="preserve">. </w:t>
      </w:r>
      <w:r w:rsidR="00515DD1">
        <w:rPr>
          <w:rFonts w:cs="Arial"/>
        </w:rPr>
        <w:t xml:space="preserve">Using the CSPs to define the interaction surface, we </w:t>
      </w:r>
      <w:r w:rsidR="00DA3489">
        <w:rPr>
          <w:rFonts w:cs="Arial"/>
        </w:rPr>
        <w:t>perform</w:t>
      </w:r>
      <w:r w:rsidR="009F2A7A">
        <w:rPr>
          <w:rFonts w:cs="Arial"/>
        </w:rPr>
        <w:t>ed</w:t>
      </w:r>
      <w:r w:rsidR="00DA3489">
        <w:rPr>
          <w:rFonts w:cs="Arial"/>
        </w:rPr>
        <w:t xml:space="preserve"> </w:t>
      </w:r>
      <w:r w:rsidR="009D7B5C">
        <w:rPr>
          <w:rFonts w:cs="Arial"/>
        </w:rPr>
        <w:t xml:space="preserve">flexible </w:t>
      </w:r>
      <w:r w:rsidR="0067189C">
        <w:rPr>
          <w:rFonts w:cs="Arial"/>
        </w:rPr>
        <w:t xml:space="preserve">docking in </w:t>
      </w:r>
      <w:proofErr w:type="spellStart"/>
      <w:r w:rsidR="0067189C">
        <w:rPr>
          <w:rFonts w:cs="Arial"/>
        </w:rPr>
        <w:t>AutoDock</w:t>
      </w:r>
      <w:proofErr w:type="spellEnd"/>
      <w:r w:rsidR="0067189C">
        <w:rPr>
          <w:rFonts w:cs="Arial"/>
        </w:rPr>
        <w:t xml:space="preserve"> Vina</w:t>
      </w:r>
      <w:r w:rsidR="00B047F5">
        <w:rPr>
          <w:rFonts w:cs="Arial"/>
        </w:rPr>
        <w:t xml:space="preserve"> to determine </w:t>
      </w:r>
      <w:proofErr w:type="spellStart"/>
      <w:r w:rsidR="00B047F5">
        <w:rPr>
          <w:rFonts w:cs="Arial"/>
        </w:rPr>
        <w:t>Furamidine’s</w:t>
      </w:r>
      <w:proofErr w:type="spellEnd"/>
      <w:r w:rsidR="00B047F5">
        <w:rPr>
          <w:rFonts w:cs="Arial"/>
        </w:rPr>
        <w:t xml:space="preserve"> potential binding modes (Fig. 4D, bottom)</w:t>
      </w:r>
      <w:r w:rsidR="00981E1B">
        <w:rPr>
          <w:rFonts w:cs="Arial"/>
        </w:rPr>
        <w:t xml:space="preserve"> </w:t>
      </w:r>
      <w:r w:rsidR="00981E1B">
        <w:rPr>
          <w:rFonts w:cs="Arial"/>
        </w:rPr>
        <w:fldChar w:fldCharType="begin"/>
      </w:r>
      <w:r w:rsidR="000348DA">
        <w:rPr>
          <w:rFonts w:cs="Arial"/>
        </w:rPr>
        <w:instrText xml:space="preserve"> ADDIN EN.CITE &lt;EndNote&gt;&lt;Cite&gt;&lt;Author&gt;Trott&lt;/Author&gt;&lt;Year&gt;2010&lt;/Year&gt;&lt;RecNum&gt;4436&lt;/RecNum&gt;&lt;DisplayText&gt;(38)&lt;/DisplayText&gt;&lt;record&gt;&lt;rec-number&gt;4436&lt;/rec-number&gt;&lt;foreign-keys&gt;&lt;key app="EN" db-id="srt5vrexh90wrre2d0ovf9zze559pfrxweer" timestamp="1586517733"&gt;4436&lt;/key&gt;&lt;/foreign-keys&gt;&lt;ref-type name="Journal Article"&gt;17&lt;/ref-type&gt;&lt;contributors&gt;&lt;authors&gt;&lt;author&gt;Trott, O.&lt;/author&gt;&lt;author&gt;Olson, A. J.&lt;/author&gt;&lt;/authors&gt;&lt;/contributors&gt;&lt;auth-address&gt;Department of Molecular Biology, The Scripps Research Institute, La Jolla, California, USA.&lt;/auth-address&gt;&lt;titles&gt;&lt;title&gt;AutoDock Vina: improving the speed and accuracy of docking with a new scoring function, efficient optimization, and multithreading&lt;/title&gt;&lt;secondary-title&gt;J Comput Chem&lt;/secondary-title&gt;&lt;/titles&gt;&lt;periodical&gt;&lt;full-title&gt;J Comput Chem&lt;/full-title&gt;&lt;/periodical&gt;&lt;pages&gt;455-61&lt;/pages&gt;&lt;volume&gt;31&lt;/volume&gt;&lt;number&gt;2&lt;/number&gt;&lt;edition&gt;2009/06/06&lt;/edition&gt;&lt;keywords&gt;&lt;keyword&gt;Algorithms&lt;/keyword&gt;&lt;keyword&gt;Automation&lt;/keyword&gt;&lt;keyword&gt;Binding Sites&lt;/keyword&gt;&lt;keyword&gt;Computational Biology/*methods&lt;/keyword&gt;&lt;keyword&gt;Hydrogen Bonding&lt;/keyword&gt;&lt;keyword&gt;Hydrophobic and Hydrophilic Interactions&lt;/keyword&gt;&lt;keyword&gt;*Ligands&lt;/keyword&gt;&lt;keyword&gt;Molecular Dynamics Simulation&lt;/keyword&gt;&lt;keyword&gt;Sensitivity and Specificity&lt;/keyword&gt;&lt;keyword&gt;*Software&lt;/keyword&gt;&lt;keyword&gt;Solvents/chemistry&lt;/keyword&gt;&lt;keyword&gt;Thermodynamics&lt;/keyword&gt;&lt;keyword&gt;Time Factors&lt;/keyword&gt;&lt;/keywords&gt;&lt;dates&gt;&lt;year&gt;2010&lt;/year&gt;&lt;pub-dates&gt;&lt;date&gt;Jan 30&lt;/date&gt;&lt;/pub-dates&gt;&lt;/dates&gt;&lt;isbn&gt;1096-987X (Electronic)&amp;#xD;0192-8651 (Linking)&lt;/isbn&gt;&lt;accession-num&gt;19499576&lt;/accession-num&gt;&lt;urls&gt;&lt;related-urls&gt;&lt;url&gt;https://www.ncbi.nlm.nih.gov/pubmed/19499576&lt;/url&gt;&lt;/related-urls&gt;&lt;/urls&gt;&lt;custom2&gt;PMC3041641&lt;/custom2&gt;&lt;electronic-resource-num&gt;10.1002/jcc.21334&lt;/electronic-resource-num&gt;&lt;/record&gt;&lt;/Cite&gt;&lt;/EndNote&gt;</w:instrText>
      </w:r>
      <w:r w:rsidR="00981E1B">
        <w:rPr>
          <w:rFonts w:cs="Arial"/>
        </w:rPr>
        <w:fldChar w:fldCharType="separate"/>
      </w:r>
      <w:r w:rsidR="000348DA">
        <w:rPr>
          <w:rFonts w:cs="Arial"/>
          <w:noProof/>
        </w:rPr>
        <w:t>(38)</w:t>
      </w:r>
      <w:r w:rsidR="00981E1B">
        <w:rPr>
          <w:rFonts w:cs="Arial"/>
        </w:rPr>
        <w:fldChar w:fldCharType="end"/>
      </w:r>
      <w:r w:rsidR="0067189C">
        <w:rPr>
          <w:rFonts w:cs="Arial"/>
        </w:rPr>
        <w:t>.</w:t>
      </w:r>
      <w:r w:rsidR="009D7B5C">
        <w:rPr>
          <w:rFonts w:cs="Arial"/>
        </w:rPr>
        <w:t xml:space="preserve"> </w:t>
      </w:r>
      <w:r w:rsidR="006D7FC7">
        <w:rPr>
          <w:rFonts w:cs="Arial"/>
        </w:rPr>
        <w:t xml:space="preserve">The in-silico results suggest that </w:t>
      </w:r>
      <w:proofErr w:type="spellStart"/>
      <w:r w:rsidR="00515DD1">
        <w:rPr>
          <w:rFonts w:cs="Arial"/>
        </w:rPr>
        <w:t>Furamidine</w:t>
      </w:r>
      <w:proofErr w:type="spellEnd"/>
      <w:r w:rsidR="00515DD1">
        <w:rPr>
          <w:rFonts w:cs="Arial"/>
        </w:rPr>
        <w:t xml:space="preserve"> </w:t>
      </w:r>
      <w:r w:rsidR="00687B72">
        <w:rPr>
          <w:rFonts w:cs="Arial"/>
        </w:rPr>
        <w:t>sit</w:t>
      </w:r>
      <w:r w:rsidR="00290E44">
        <w:rPr>
          <w:rFonts w:cs="Arial"/>
        </w:rPr>
        <w:t>s</w:t>
      </w:r>
      <w:r w:rsidR="00687B72">
        <w:rPr>
          <w:rFonts w:cs="Arial"/>
        </w:rPr>
        <w:t xml:space="preserve"> in the</w:t>
      </w:r>
      <w:r w:rsidR="00290E44">
        <w:rPr>
          <w:rFonts w:cs="Arial"/>
        </w:rPr>
        <w:t xml:space="preserve"> hydrophobic </w:t>
      </w:r>
      <w:r w:rsidR="00C56B12">
        <w:rPr>
          <w:rFonts w:cs="Arial"/>
        </w:rPr>
        <w:t xml:space="preserve">groove </w:t>
      </w:r>
      <w:r w:rsidR="006D7FC7">
        <w:rPr>
          <w:rFonts w:cs="Arial"/>
        </w:rPr>
        <w:t xml:space="preserve">of the </w:t>
      </w:r>
      <w:proofErr w:type="spellStart"/>
      <w:r w:rsidR="006D7FC7">
        <w:rPr>
          <w:rFonts w:cs="Arial"/>
        </w:rPr>
        <w:t>cTnC</w:t>
      </w:r>
      <w:proofErr w:type="spellEnd"/>
      <w:r w:rsidR="006D7FC7">
        <w:rPr>
          <w:rFonts w:cs="Arial"/>
        </w:rPr>
        <w:t xml:space="preserve"> C-lobe</w:t>
      </w:r>
      <w:r w:rsidR="003B4CEA">
        <w:rPr>
          <w:rFonts w:cs="Arial"/>
        </w:rPr>
        <w:t xml:space="preserve">, which is </w:t>
      </w:r>
      <w:r w:rsidR="00014EAB">
        <w:rPr>
          <w:rFonts w:cs="Arial"/>
        </w:rPr>
        <w:t xml:space="preserve">normally </w:t>
      </w:r>
      <w:r w:rsidR="003B4CEA">
        <w:rPr>
          <w:rFonts w:cs="Arial"/>
        </w:rPr>
        <w:t xml:space="preserve">occupied by the anchoring region of </w:t>
      </w:r>
      <w:proofErr w:type="spellStart"/>
      <w:r w:rsidR="003B4CEA">
        <w:rPr>
          <w:rFonts w:cs="Arial"/>
        </w:rPr>
        <w:t>cTnI</w:t>
      </w:r>
      <w:proofErr w:type="spellEnd"/>
      <w:r w:rsidR="003B4CEA">
        <w:rPr>
          <w:rFonts w:cs="Arial"/>
        </w:rPr>
        <w:t xml:space="preserve"> </w:t>
      </w:r>
      <w:r w:rsidR="006F4DE7">
        <w:rPr>
          <w:rFonts w:cs="Arial"/>
        </w:rPr>
        <w:t xml:space="preserve">in the troponin complex </w:t>
      </w:r>
      <w:r w:rsidR="003B4CEA">
        <w:rPr>
          <w:rFonts w:cs="Arial"/>
        </w:rPr>
        <w:t>(</w:t>
      </w:r>
      <w:r w:rsidR="000F69B8">
        <w:rPr>
          <w:rFonts w:cs="Arial"/>
        </w:rPr>
        <w:t xml:space="preserve">Fig. 4D, cyan helix). </w:t>
      </w:r>
      <w:r w:rsidR="007350FC">
        <w:rPr>
          <w:rFonts w:cs="Arial"/>
        </w:rPr>
        <w:t xml:space="preserve">Taken together these results suggest that </w:t>
      </w:r>
      <w:proofErr w:type="spellStart"/>
      <w:r w:rsidR="007350FC">
        <w:rPr>
          <w:rFonts w:cs="Arial"/>
        </w:rPr>
        <w:t>Furamidine</w:t>
      </w:r>
      <w:proofErr w:type="spellEnd"/>
      <w:r w:rsidR="004A41D9">
        <w:rPr>
          <w:rFonts w:cs="Arial"/>
        </w:rPr>
        <w:t xml:space="preserve"> </w:t>
      </w:r>
      <w:r w:rsidR="00014EAB">
        <w:rPr>
          <w:rFonts w:cs="Arial"/>
        </w:rPr>
        <w:t xml:space="preserve">might </w:t>
      </w:r>
      <w:r w:rsidR="004A41D9">
        <w:rPr>
          <w:rFonts w:cs="Arial"/>
        </w:rPr>
        <w:t>directly</w:t>
      </w:r>
      <w:r w:rsidR="007350FC">
        <w:rPr>
          <w:rFonts w:cs="Arial"/>
        </w:rPr>
        <w:t xml:space="preserve"> compete with </w:t>
      </w:r>
      <w:proofErr w:type="spellStart"/>
      <w:r w:rsidR="007350FC">
        <w:rPr>
          <w:rFonts w:cs="Arial"/>
        </w:rPr>
        <w:t>cTnI</w:t>
      </w:r>
      <w:r w:rsidR="007350FC" w:rsidRPr="007350FC">
        <w:rPr>
          <w:rFonts w:cs="Arial"/>
          <w:vertAlign w:val="subscript"/>
        </w:rPr>
        <w:t>AR</w:t>
      </w:r>
      <w:proofErr w:type="spellEnd"/>
      <w:r w:rsidR="007350FC" w:rsidRPr="007350FC">
        <w:rPr>
          <w:rFonts w:cs="Arial"/>
          <w:vertAlign w:val="subscript"/>
        </w:rPr>
        <w:t xml:space="preserve"> </w:t>
      </w:r>
      <w:r w:rsidR="007350FC">
        <w:rPr>
          <w:rFonts w:cs="Arial"/>
        </w:rPr>
        <w:t xml:space="preserve">for the same binding site in </w:t>
      </w:r>
      <w:proofErr w:type="spellStart"/>
      <w:r w:rsidR="007350FC">
        <w:rPr>
          <w:rFonts w:cs="Arial"/>
        </w:rPr>
        <w:t>CcTnC</w:t>
      </w:r>
      <w:proofErr w:type="spellEnd"/>
      <w:r w:rsidR="007350FC">
        <w:rPr>
          <w:rFonts w:cs="Arial"/>
        </w:rPr>
        <w:t>.</w:t>
      </w:r>
    </w:p>
    <w:p w14:paraId="51EDDE6B" w14:textId="4AD417C0" w:rsidR="00767F4C" w:rsidRPr="00DE7762" w:rsidRDefault="00DE624F" w:rsidP="00DE7762">
      <w:pPr>
        <w:spacing w:after="120" w:line="276" w:lineRule="auto"/>
        <w:rPr>
          <w:rFonts w:cs="Arial"/>
        </w:rPr>
      </w:pPr>
      <w:r>
        <w:rPr>
          <w:rFonts w:cs="Arial"/>
        </w:rPr>
        <w:t>The</w:t>
      </w:r>
      <w:r w:rsidR="00E3572F">
        <w:rPr>
          <w:rFonts w:cs="Arial"/>
        </w:rPr>
        <w:t xml:space="preserve"> </w:t>
      </w:r>
      <w:proofErr w:type="spellStart"/>
      <w:r w:rsidR="00E3572F">
        <w:rPr>
          <w:rFonts w:cs="Arial"/>
        </w:rPr>
        <w:t>Furamidine</w:t>
      </w:r>
      <w:proofErr w:type="spellEnd"/>
      <w:r>
        <w:rPr>
          <w:rFonts w:cs="Arial"/>
        </w:rPr>
        <w:t xml:space="preserve"> results are broadly </w:t>
      </w:r>
      <w:proofErr w:type="gramStart"/>
      <w:r>
        <w:rPr>
          <w:rFonts w:cs="Arial"/>
        </w:rPr>
        <w:t>similar to</w:t>
      </w:r>
      <w:proofErr w:type="gramEnd"/>
      <w:r>
        <w:rPr>
          <w:rFonts w:cs="Arial"/>
        </w:rPr>
        <w:t xml:space="preserve"> </w:t>
      </w:r>
      <w:r w:rsidR="00830F7B">
        <w:rPr>
          <w:rFonts w:cs="Arial"/>
        </w:rPr>
        <w:t>previous</w:t>
      </w:r>
      <w:r w:rsidR="00E3572F">
        <w:rPr>
          <w:rFonts w:cs="Arial"/>
        </w:rPr>
        <w:t>ly</w:t>
      </w:r>
      <w:r w:rsidR="00830F7B">
        <w:rPr>
          <w:rFonts w:cs="Arial"/>
        </w:rPr>
        <w:t xml:space="preserve"> published studies showing that the calcium sensitizer EMD 57033 binds </w:t>
      </w:r>
      <w:r w:rsidR="00E77DA6">
        <w:rPr>
          <w:rFonts w:cs="Arial"/>
        </w:rPr>
        <w:t xml:space="preserve">to </w:t>
      </w:r>
      <w:r w:rsidR="00830F7B">
        <w:rPr>
          <w:rFonts w:cs="Arial"/>
        </w:rPr>
        <w:t xml:space="preserve">the C-lobe of </w:t>
      </w:r>
      <w:proofErr w:type="spellStart"/>
      <w:r w:rsidR="00830F7B">
        <w:rPr>
          <w:rFonts w:cs="Arial"/>
        </w:rPr>
        <w:t>cTnC</w:t>
      </w:r>
      <w:proofErr w:type="spellEnd"/>
      <w:r w:rsidR="00830F7B">
        <w:rPr>
          <w:rFonts w:cs="Arial"/>
        </w:rPr>
        <w:t xml:space="preserve"> with micromolar affinity </w:t>
      </w:r>
      <w:r w:rsidR="00876F41">
        <w:rPr>
          <w:rFonts w:cs="Arial"/>
        </w:rPr>
        <w:fldChar w:fldCharType="begin">
          <w:fldData xml:space="preserve">PEVuZE5vdGU+PENpdGU+PEF1dGhvcj5XYW5nPC9BdXRob3I+PFllYXI+MjAwMTwvWWVhcj48UmVj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</w:fldData>
        </w:fldChar>
      </w:r>
      <w:r w:rsidR="000348DA">
        <w:rPr>
          <w:rFonts w:cs="Arial"/>
        </w:rPr>
        <w:instrText xml:space="preserve"> ADDIN EN.CITE </w:instrText>
      </w:r>
      <w:r w:rsidR="000348DA">
        <w:rPr>
          <w:rFonts w:cs="Arial"/>
        </w:rPr>
        <w:fldChar w:fldCharType="begin">
          <w:fldData xml:space="preserve">PEVuZE5vdGU+PENpdGU+PEF1dGhvcj5XYW5nPC9BdXRob3I+PFllYXI+MjAwMTwvWWVhcj48UmVj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</w:fldData>
        </w:fldChar>
      </w:r>
      <w:r w:rsidR="000348DA">
        <w:rPr>
          <w:rFonts w:cs="Arial"/>
        </w:rPr>
        <w:instrText xml:space="preserve"> ADDIN EN.CITE.DATA </w:instrText>
      </w:r>
      <w:r w:rsidR="000348DA">
        <w:rPr>
          <w:rFonts w:cs="Arial"/>
        </w:rPr>
      </w:r>
      <w:r w:rsidR="000348DA">
        <w:rPr>
          <w:rFonts w:cs="Arial"/>
        </w:rPr>
        <w:fldChar w:fldCharType="end"/>
      </w:r>
      <w:r w:rsidR="00876F41">
        <w:rPr>
          <w:rFonts w:cs="Arial"/>
        </w:rPr>
      </w:r>
      <w:r w:rsidR="00876F41">
        <w:rPr>
          <w:rFonts w:cs="Arial"/>
        </w:rPr>
        <w:fldChar w:fldCharType="separate"/>
      </w:r>
      <w:r w:rsidR="000348DA">
        <w:rPr>
          <w:rFonts w:cs="Arial"/>
          <w:noProof/>
        </w:rPr>
        <w:t>(39, 40)</w:t>
      </w:r>
      <w:r w:rsidR="00876F41">
        <w:rPr>
          <w:rFonts w:cs="Arial"/>
        </w:rPr>
        <w:fldChar w:fldCharType="end"/>
      </w:r>
      <w:r w:rsidR="00C67D04">
        <w:rPr>
          <w:rFonts w:cs="Arial"/>
        </w:rPr>
        <w:t>.</w:t>
      </w:r>
      <w:r w:rsidR="00DD11A2">
        <w:rPr>
          <w:rFonts w:cs="Arial"/>
        </w:rPr>
        <w:t xml:space="preserve"> </w:t>
      </w:r>
      <w:r w:rsidR="00504FB1">
        <w:rPr>
          <w:rFonts w:cs="Arial"/>
        </w:rPr>
        <w:t>However,</w:t>
      </w:r>
      <w:r w:rsidR="00E77DA6">
        <w:rPr>
          <w:rFonts w:cs="Arial"/>
        </w:rPr>
        <w:t xml:space="preserve"> EMD 57033 </w:t>
      </w:r>
      <w:r w:rsidR="00504FB1">
        <w:rPr>
          <w:rFonts w:cs="Arial"/>
        </w:rPr>
        <w:t xml:space="preserve">had </w:t>
      </w:r>
      <w:r w:rsidR="00992116">
        <w:rPr>
          <w:rFonts w:cs="Arial"/>
        </w:rPr>
        <w:t>no signifi</w:t>
      </w:r>
      <w:r w:rsidR="00483C6A">
        <w:rPr>
          <w:rFonts w:cs="Arial"/>
        </w:rPr>
        <w:t xml:space="preserve">cant effect on the </w:t>
      </w:r>
      <w:proofErr w:type="spellStart"/>
      <w:r w:rsidR="00483C6A">
        <w:rPr>
          <w:rFonts w:cs="Arial"/>
        </w:rPr>
        <w:t>CcTnC</w:t>
      </w:r>
      <w:proofErr w:type="spellEnd"/>
      <w:r w:rsidR="00483C6A">
        <w:rPr>
          <w:rFonts w:cs="Arial"/>
        </w:rPr>
        <w:t xml:space="preserve"> and </w:t>
      </w:r>
      <w:proofErr w:type="spellStart"/>
      <w:r w:rsidR="00483C6A">
        <w:rPr>
          <w:rFonts w:cs="Arial"/>
        </w:rPr>
        <w:t>cTnI</w:t>
      </w:r>
      <w:r w:rsidR="00483C6A" w:rsidRPr="00923AEC">
        <w:rPr>
          <w:rFonts w:cs="Arial"/>
          <w:vertAlign w:val="subscript"/>
        </w:rPr>
        <w:t>AR</w:t>
      </w:r>
      <w:proofErr w:type="spellEnd"/>
      <w:r w:rsidR="00483C6A">
        <w:rPr>
          <w:rFonts w:cs="Arial"/>
        </w:rPr>
        <w:t xml:space="preserve"> interaction</w:t>
      </w:r>
      <w:r w:rsidR="00423D8F">
        <w:rPr>
          <w:rFonts w:cs="Arial"/>
        </w:rPr>
        <w:t xml:space="preserve"> as</w:t>
      </w:r>
      <w:r w:rsidR="00483C6A">
        <w:rPr>
          <w:rFonts w:cs="Arial"/>
        </w:rPr>
        <w:t xml:space="preserve"> measured by NMR spectroscopy, in</w:t>
      </w:r>
      <w:r w:rsidR="00B64A6B">
        <w:rPr>
          <w:rFonts w:cs="Arial"/>
        </w:rPr>
        <w:t xml:space="preserve"> stark</w:t>
      </w:r>
      <w:r w:rsidR="00483C6A">
        <w:rPr>
          <w:rFonts w:cs="Arial"/>
        </w:rPr>
        <w:t xml:space="preserve"> contrast to </w:t>
      </w:r>
      <w:proofErr w:type="spellStart"/>
      <w:r w:rsidR="00483C6A">
        <w:rPr>
          <w:rFonts w:cs="Arial"/>
        </w:rPr>
        <w:t>Furamidine</w:t>
      </w:r>
      <w:proofErr w:type="spellEnd"/>
      <w:r w:rsidR="00483C6A">
        <w:rPr>
          <w:rFonts w:cs="Arial"/>
        </w:rPr>
        <w:t xml:space="preserve"> w</w:t>
      </w:r>
      <w:r w:rsidR="00086005">
        <w:rPr>
          <w:rFonts w:cs="Arial"/>
        </w:rPr>
        <w:t>hich</w:t>
      </w:r>
      <w:r w:rsidR="00483C6A">
        <w:rPr>
          <w:rFonts w:cs="Arial"/>
        </w:rPr>
        <w:t xml:space="preserve"> significantly lower</w:t>
      </w:r>
      <w:r w:rsidR="00086005">
        <w:rPr>
          <w:rFonts w:cs="Arial"/>
        </w:rPr>
        <w:t>ed</w:t>
      </w:r>
      <w:r w:rsidR="00483C6A">
        <w:rPr>
          <w:rFonts w:cs="Arial"/>
        </w:rPr>
        <w:t xml:space="preserve"> </w:t>
      </w:r>
      <w:r w:rsidR="00483C6A">
        <w:rPr>
          <w:rFonts w:cs="Arial"/>
        </w:rPr>
        <w:lastRenderedPageBreak/>
        <w:t>the affinity</w:t>
      </w:r>
      <w:r w:rsidR="00006FA0">
        <w:rPr>
          <w:rFonts w:cs="Arial"/>
        </w:rPr>
        <w:t xml:space="preserve"> by sev</w:t>
      </w:r>
      <w:r w:rsidR="001649C8">
        <w:rPr>
          <w:rFonts w:cs="Arial"/>
        </w:rPr>
        <w:t>e</w:t>
      </w:r>
      <w:r w:rsidR="00006FA0">
        <w:rPr>
          <w:rFonts w:cs="Arial"/>
        </w:rPr>
        <w:t>ral orders of magnitude</w:t>
      </w:r>
      <w:r w:rsidR="00483C6A">
        <w:rPr>
          <w:rFonts w:cs="Arial"/>
        </w:rPr>
        <w:t>.</w:t>
      </w:r>
      <w:r w:rsidR="00B70F1B">
        <w:rPr>
          <w:rFonts w:cs="Arial"/>
        </w:rPr>
        <w:t xml:space="preserve"> EMD 57033 </w:t>
      </w:r>
      <w:r w:rsidR="00901877">
        <w:rPr>
          <w:rFonts w:cs="Arial"/>
        </w:rPr>
        <w:t>sits deep</w:t>
      </w:r>
      <w:r w:rsidR="00B64A6B">
        <w:rPr>
          <w:rFonts w:cs="Arial"/>
        </w:rPr>
        <w:t xml:space="preserve"> in the hydrophobic pocket of </w:t>
      </w:r>
      <w:proofErr w:type="spellStart"/>
      <w:r w:rsidR="00B64A6B">
        <w:rPr>
          <w:rFonts w:cs="Arial"/>
        </w:rPr>
        <w:t>CcTnC</w:t>
      </w:r>
      <w:proofErr w:type="spellEnd"/>
      <w:r w:rsidR="00B64A6B">
        <w:rPr>
          <w:rFonts w:cs="Arial"/>
        </w:rPr>
        <w:t xml:space="preserve"> </w:t>
      </w:r>
      <w:r w:rsidR="00515379">
        <w:rPr>
          <w:rFonts w:cs="Arial"/>
        </w:rPr>
        <w:t>as evident by</w:t>
      </w:r>
      <w:r w:rsidR="00C65274">
        <w:rPr>
          <w:rFonts w:cs="Arial"/>
        </w:rPr>
        <w:t xml:space="preserve"> contacts between Il</w:t>
      </w:r>
      <w:r w:rsidR="00026BCC">
        <w:rPr>
          <w:rFonts w:cs="Arial"/>
        </w:rPr>
        <w:t>e</w:t>
      </w:r>
      <w:r w:rsidR="00C65274">
        <w:rPr>
          <w:rFonts w:cs="Arial"/>
        </w:rPr>
        <w:t>112 and Il</w:t>
      </w:r>
      <w:r w:rsidR="00026BCC">
        <w:rPr>
          <w:rFonts w:cs="Arial"/>
        </w:rPr>
        <w:t>e</w:t>
      </w:r>
      <w:r w:rsidR="00C65274">
        <w:rPr>
          <w:rFonts w:cs="Arial"/>
        </w:rPr>
        <w:t xml:space="preserve">148 with </w:t>
      </w:r>
      <w:r w:rsidR="00026BCC">
        <w:rPr>
          <w:rFonts w:cs="Arial"/>
        </w:rPr>
        <w:t xml:space="preserve">its </w:t>
      </w:r>
      <w:proofErr w:type="spellStart"/>
      <w:r w:rsidR="00026BCC">
        <w:rPr>
          <w:rFonts w:cs="Arial"/>
        </w:rPr>
        <w:t>thiadiazone</w:t>
      </w:r>
      <w:proofErr w:type="spellEnd"/>
      <w:r w:rsidR="00026BCC">
        <w:rPr>
          <w:rFonts w:cs="Arial"/>
        </w:rPr>
        <w:t xml:space="preserve"> group</w:t>
      </w:r>
      <w:r w:rsidR="00784799">
        <w:rPr>
          <w:rFonts w:cs="Arial"/>
        </w:rPr>
        <w:t xml:space="preserve"> and stabil</w:t>
      </w:r>
      <w:r w:rsidR="00923AEC">
        <w:rPr>
          <w:rFonts w:cs="Arial"/>
        </w:rPr>
        <w:t>i</w:t>
      </w:r>
      <w:r w:rsidR="00784799">
        <w:rPr>
          <w:rFonts w:cs="Arial"/>
        </w:rPr>
        <w:t>z</w:t>
      </w:r>
      <w:r w:rsidR="00923AEC">
        <w:rPr>
          <w:rFonts w:cs="Arial"/>
        </w:rPr>
        <w:t>es</w:t>
      </w:r>
      <w:r w:rsidR="00784799">
        <w:rPr>
          <w:rFonts w:cs="Arial"/>
        </w:rPr>
        <w:t xml:space="preserve"> a more open conformation </w:t>
      </w:r>
      <w:r w:rsidR="00923AEC">
        <w:rPr>
          <w:rFonts w:cs="Arial"/>
        </w:rPr>
        <w:t xml:space="preserve">of the domain </w:t>
      </w:r>
      <w:r w:rsidR="00784799">
        <w:rPr>
          <w:rFonts w:cs="Arial"/>
        </w:rPr>
        <w:t>by contac</w:t>
      </w:r>
      <w:r w:rsidR="00E15230">
        <w:rPr>
          <w:rFonts w:cs="Arial"/>
        </w:rPr>
        <w:t>t</w:t>
      </w:r>
      <w:r w:rsidR="00784799">
        <w:rPr>
          <w:rFonts w:cs="Arial"/>
        </w:rPr>
        <w:t xml:space="preserve">s with </w:t>
      </w:r>
      <w:r w:rsidR="00AD0BEA">
        <w:rPr>
          <w:rFonts w:cs="Arial"/>
        </w:rPr>
        <w:t>residues Leu117 and Leu121 on the F-helix</w:t>
      </w:r>
      <w:r w:rsidR="00923AEC">
        <w:rPr>
          <w:rFonts w:cs="Arial"/>
        </w:rPr>
        <w:t xml:space="preserve"> that pull</w:t>
      </w:r>
      <w:r w:rsidR="000D1B01">
        <w:rPr>
          <w:rFonts w:cs="Arial"/>
        </w:rPr>
        <w:t xml:space="preserve"> it away from helix E to helix G.</w:t>
      </w:r>
      <w:r w:rsidR="00E15230">
        <w:rPr>
          <w:rFonts w:cs="Arial"/>
        </w:rPr>
        <w:t xml:space="preserve"> </w:t>
      </w:r>
      <w:r w:rsidR="007A41A0">
        <w:rPr>
          <w:rFonts w:cs="Arial"/>
        </w:rPr>
        <w:t>These structural rearrangements</w:t>
      </w:r>
      <w:r w:rsidR="00995126">
        <w:rPr>
          <w:rFonts w:cs="Arial"/>
        </w:rPr>
        <w:t xml:space="preserve"> are </w:t>
      </w:r>
      <w:proofErr w:type="gramStart"/>
      <w:r w:rsidR="00995126">
        <w:rPr>
          <w:rFonts w:cs="Arial"/>
        </w:rPr>
        <w:t>similar to</w:t>
      </w:r>
      <w:proofErr w:type="gramEnd"/>
      <w:r w:rsidR="00995126">
        <w:rPr>
          <w:rFonts w:cs="Arial"/>
        </w:rPr>
        <w:t xml:space="preserve"> the effects of </w:t>
      </w:r>
      <w:proofErr w:type="spellStart"/>
      <w:r w:rsidR="00995126">
        <w:rPr>
          <w:rFonts w:cs="Arial"/>
        </w:rPr>
        <w:t>cTnI</w:t>
      </w:r>
      <w:r w:rsidR="00995126" w:rsidRPr="00995126">
        <w:rPr>
          <w:rFonts w:cs="Arial"/>
          <w:vertAlign w:val="subscript"/>
        </w:rPr>
        <w:t>AR</w:t>
      </w:r>
      <w:proofErr w:type="spellEnd"/>
      <w:r w:rsidR="00995126" w:rsidRPr="00995126">
        <w:rPr>
          <w:rFonts w:cs="Arial"/>
          <w:vertAlign w:val="subscript"/>
        </w:rPr>
        <w:t xml:space="preserve"> </w:t>
      </w:r>
      <w:r w:rsidR="00995126">
        <w:rPr>
          <w:rFonts w:cs="Arial"/>
        </w:rPr>
        <w:t xml:space="preserve">binding to </w:t>
      </w:r>
      <w:proofErr w:type="spellStart"/>
      <w:r w:rsidR="00995126">
        <w:rPr>
          <w:rFonts w:cs="Arial"/>
        </w:rPr>
        <w:t>CcTnC</w:t>
      </w:r>
      <w:proofErr w:type="spellEnd"/>
      <w:r w:rsidR="00BD20A2">
        <w:rPr>
          <w:rFonts w:cs="Arial"/>
        </w:rPr>
        <w:t xml:space="preserve"> </w:t>
      </w:r>
      <w:r w:rsidR="0006109A">
        <w:rPr>
          <w:rFonts w:cs="Arial"/>
        </w:rPr>
        <w:fldChar w:fldCharType="begin">
          <w:fldData xml:space="preserve">PEVuZE5vdGU+PENpdGU+PEF1dGhvcj5HYXNtaS1TZWFicm9vazwvQXV0aG9yPjxZZWFyPjE5OTk8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</w:fldData>
        </w:fldChar>
      </w:r>
      <w:r w:rsidR="000348DA">
        <w:rPr>
          <w:rFonts w:cs="Arial"/>
        </w:rPr>
        <w:instrText xml:space="preserve"> ADDIN EN.CITE </w:instrText>
      </w:r>
      <w:r w:rsidR="000348DA">
        <w:rPr>
          <w:rFonts w:cs="Arial"/>
        </w:rPr>
        <w:fldChar w:fldCharType="begin">
          <w:fldData xml:space="preserve">PEVuZE5vdGU+PENpdGU+PEF1dGhvcj5HYXNtaS1TZWFicm9vazwvQXV0aG9yPjxZZWFyPjE5OTk8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</w:fldData>
        </w:fldChar>
      </w:r>
      <w:r w:rsidR="000348DA">
        <w:rPr>
          <w:rFonts w:cs="Arial"/>
        </w:rPr>
        <w:instrText xml:space="preserve"> ADDIN EN.CITE.DATA </w:instrText>
      </w:r>
      <w:r w:rsidR="000348DA">
        <w:rPr>
          <w:rFonts w:cs="Arial"/>
        </w:rPr>
      </w:r>
      <w:r w:rsidR="000348DA">
        <w:rPr>
          <w:rFonts w:cs="Arial"/>
        </w:rPr>
        <w:fldChar w:fldCharType="end"/>
      </w:r>
      <w:r w:rsidR="0006109A">
        <w:rPr>
          <w:rFonts w:cs="Arial"/>
        </w:rPr>
      </w:r>
      <w:r w:rsidR="0006109A">
        <w:rPr>
          <w:rFonts w:cs="Arial"/>
        </w:rPr>
        <w:fldChar w:fldCharType="separate"/>
      </w:r>
      <w:r w:rsidR="000348DA">
        <w:rPr>
          <w:rFonts w:cs="Arial"/>
          <w:noProof/>
        </w:rPr>
        <w:t>(41)</w:t>
      </w:r>
      <w:r w:rsidR="0006109A">
        <w:rPr>
          <w:rFonts w:cs="Arial"/>
        </w:rPr>
        <w:fldChar w:fldCharType="end"/>
      </w:r>
      <w:r w:rsidR="007A41A0">
        <w:rPr>
          <w:rFonts w:cs="Arial"/>
        </w:rPr>
        <w:t xml:space="preserve">, indicating that these </w:t>
      </w:r>
      <w:r w:rsidR="00C21652">
        <w:rPr>
          <w:rFonts w:cs="Arial"/>
        </w:rPr>
        <w:t>changes are a pre-requisite for the interaction</w:t>
      </w:r>
      <w:r w:rsidR="00956BD0">
        <w:rPr>
          <w:rFonts w:cs="Arial"/>
        </w:rPr>
        <w:t xml:space="preserve"> of the two proteins</w:t>
      </w:r>
      <w:r w:rsidR="00C21652">
        <w:rPr>
          <w:rFonts w:cs="Arial"/>
        </w:rPr>
        <w:t>.</w:t>
      </w:r>
      <w:r w:rsidR="00D640B7">
        <w:rPr>
          <w:rFonts w:cs="Arial"/>
        </w:rPr>
        <w:t xml:space="preserve"> </w:t>
      </w:r>
      <w:r w:rsidR="000D1B01">
        <w:rPr>
          <w:rFonts w:cs="Arial"/>
        </w:rPr>
        <w:t>In</w:t>
      </w:r>
      <w:r w:rsidR="00C21652">
        <w:rPr>
          <w:rFonts w:cs="Arial"/>
        </w:rPr>
        <w:t xml:space="preserve"> </w:t>
      </w:r>
      <w:r w:rsidR="000D1B01">
        <w:rPr>
          <w:rFonts w:cs="Arial"/>
        </w:rPr>
        <w:t>contrast, similar contacts are</w:t>
      </w:r>
      <w:r w:rsidR="00A27E08">
        <w:rPr>
          <w:rFonts w:cs="Arial"/>
        </w:rPr>
        <w:t xml:space="preserve"> largely</w:t>
      </w:r>
      <w:r w:rsidR="000D1B01">
        <w:rPr>
          <w:rFonts w:cs="Arial"/>
        </w:rPr>
        <w:t xml:space="preserve"> missing for </w:t>
      </w:r>
      <w:proofErr w:type="spellStart"/>
      <w:r w:rsidR="000D1B01">
        <w:rPr>
          <w:rFonts w:cs="Arial"/>
        </w:rPr>
        <w:t>Furamidine</w:t>
      </w:r>
      <w:proofErr w:type="spellEnd"/>
      <w:r w:rsidR="00163A59">
        <w:rPr>
          <w:rFonts w:cs="Arial"/>
        </w:rPr>
        <w:t>, suggesting that i</w:t>
      </w:r>
      <w:r w:rsidR="00B35F66">
        <w:rPr>
          <w:rFonts w:cs="Arial"/>
        </w:rPr>
        <w:t>t</w:t>
      </w:r>
      <w:r w:rsidR="00163A59">
        <w:rPr>
          <w:rFonts w:cs="Arial"/>
        </w:rPr>
        <w:t xml:space="preserve"> does not stabilize </w:t>
      </w:r>
      <w:r w:rsidR="00D640B7">
        <w:rPr>
          <w:rFonts w:cs="Arial"/>
        </w:rPr>
        <w:t xml:space="preserve">the </w:t>
      </w:r>
      <w:r w:rsidR="00163A59">
        <w:rPr>
          <w:rFonts w:cs="Arial"/>
        </w:rPr>
        <w:t xml:space="preserve">open conformation of </w:t>
      </w:r>
      <w:proofErr w:type="spellStart"/>
      <w:r w:rsidR="00C21652">
        <w:rPr>
          <w:rFonts w:cs="Arial"/>
        </w:rPr>
        <w:t>CcTnC</w:t>
      </w:r>
      <w:proofErr w:type="spellEnd"/>
      <w:r w:rsidR="00802C60">
        <w:rPr>
          <w:rFonts w:cs="Arial"/>
        </w:rPr>
        <w:t xml:space="preserve">. Alternatively, </w:t>
      </w:r>
      <w:proofErr w:type="spellStart"/>
      <w:r w:rsidR="00802C60">
        <w:rPr>
          <w:rFonts w:cs="Arial"/>
        </w:rPr>
        <w:t>Furamidine</w:t>
      </w:r>
      <w:proofErr w:type="spellEnd"/>
      <w:r w:rsidR="00802C60">
        <w:rPr>
          <w:rFonts w:cs="Arial"/>
        </w:rPr>
        <w:t xml:space="preserve"> binding to </w:t>
      </w:r>
      <w:proofErr w:type="spellStart"/>
      <w:r w:rsidR="00802C60">
        <w:rPr>
          <w:rFonts w:cs="Arial"/>
        </w:rPr>
        <w:t>CcTnC</w:t>
      </w:r>
      <w:proofErr w:type="spellEnd"/>
      <w:r w:rsidR="00802C60">
        <w:rPr>
          <w:rFonts w:cs="Arial"/>
        </w:rPr>
        <w:t xml:space="preserve"> might stabilize its close</w:t>
      </w:r>
      <w:r w:rsidR="000334DC">
        <w:rPr>
          <w:rFonts w:cs="Arial"/>
        </w:rPr>
        <w:t>d</w:t>
      </w:r>
      <w:r w:rsidR="00802C60">
        <w:rPr>
          <w:rFonts w:cs="Arial"/>
        </w:rPr>
        <w:t xml:space="preserve"> conformation, </w:t>
      </w:r>
      <w:r w:rsidR="00C21652">
        <w:rPr>
          <w:rFonts w:cs="Arial"/>
        </w:rPr>
        <w:t xml:space="preserve">which might be the </w:t>
      </w:r>
      <w:r w:rsidR="00D640B7">
        <w:rPr>
          <w:rFonts w:cs="Arial"/>
        </w:rPr>
        <w:t xml:space="preserve">molecular basis of its inhibitory effect on the interaction between </w:t>
      </w:r>
      <w:proofErr w:type="spellStart"/>
      <w:r w:rsidR="00E86686">
        <w:rPr>
          <w:rFonts w:cs="Arial"/>
        </w:rPr>
        <w:t>C</w:t>
      </w:r>
      <w:r w:rsidR="00D640B7">
        <w:rPr>
          <w:rFonts w:cs="Arial"/>
        </w:rPr>
        <w:t>cTnC</w:t>
      </w:r>
      <w:proofErr w:type="spellEnd"/>
      <w:r w:rsidR="00D640B7">
        <w:rPr>
          <w:rFonts w:cs="Arial"/>
        </w:rPr>
        <w:t xml:space="preserve"> and the </w:t>
      </w:r>
      <w:proofErr w:type="spellStart"/>
      <w:r w:rsidR="00D640B7">
        <w:rPr>
          <w:rFonts w:cs="Arial"/>
        </w:rPr>
        <w:t>cTnI</w:t>
      </w:r>
      <w:proofErr w:type="spellEnd"/>
      <w:r w:rsidR="00D640B7">
        <w:rPr>
          <w:rFonts w:cs="Arial"/>
        </w:rPr>
        <w:t xml:space="preserve"> anchoring region.</w:t>
      </w:r>
    </w:p>
    <w:p w14:paraId="3855301E" w14:textId="22E86A3E" w:rsidR="00CA7A80" w:rsidRPr="00CA7A80" w:rsidRDefault="00CA7A80" w:rsidP="00CA7A80">
      <w:pPr>
        <w:spacing w:after="120" w:line="276" w:lineRule="auto"/>
        <w:rPr>
          <w:rFonts w:cs="Arial"/>
          <w:b/>
          <w:bCs/>
        </w:rPr>
      </w:pPr>
      <w:r w:rsidRPr="00CA7A80">
        <w:rPr>
          <w:rFonts w:cs="Arial"/>
          <w:b/>
          <w:bCs/>
        </w:rPr>
        <w:t xml:space="preserve">Biophysical Characterization of </w:t>
      </w:r>
      <w:proofErr w:type="spellStart"/>
      <w:r>
        <w:rPr>
          <w:rFonts w:cs="Arial"/>
          <w:b/>
          <w:bCs/>
        </w:rPr>
        <w:t>Claramine</w:t>
      </w:r>
      <w:proofErr w:type="spellEnd"/>
      <w:r w:rsidRPr="00CA7A80">
        <w:rPr>
          <w:rFonts w:cs="Arial"/>
          <w:b/>
          <w:bCs/>
        </w:rPr>
        <w:t xml:space="preserve"> Binding to </w:t>
      </w:r>
      <w:proofErr w:type="spellStart"/>
      <w:r w:rsidRPr="00CA7A80">
        <w:rPr>
          <w:rFonts w:cs="Arial"/>
          <w:b/>
          <w:bCs/>
        </w:rPr>
        <w:t>cTnC</w:t>
      </w:r>
      <w:proofErr w:type="spellEnd"/>
    </w:p>
    <w:p w14:paraId="39EFDFD2" w14:textId="134D5F1D" w:rsidR="00C316B0" w:rsidRDefault="00261F22" w:rsidP="00C316B0">
      <w:pPr>
        <w:spacing w:after="120" w:line="276" w:lineRule="auto"/>
        <w:rPr>
          <w:rFonts w:cs="Arial"/>
        </w:rPr>
      </w:pPr>
      <w:proofErr w:type="spellStart"/>
      <w:r>
        <w:rPr>
          <w:rFonts w:cs="Arial"/>
        </w:rPr>
        <w:t>Claramine</w:t>
      </w:r>
      <w:proofErr w:type="spellEnd"/>
      <w:r>
        <w:rPr>
          <w:rFonts w:cs="Arial"/>
        </w:rPr>
        <w:t xml:space="preserve"> binds</w:t>
      </w:r>
      <w:r w:rsidR="00C8368C">
        <w:rPr>
          <w:rFonts w:cs="Arial"/>
        </w:rPr>
        <w:t xml:space="preserve"> to</w:t>
      </w:r>
      <w:r>
        <w:rPr>
          <w:rFonts w:cs="Arial"/>
        </w:rPr>
        <w:t xml:space="preserve"> isolated </w:t>
      </w:r>
      <w:proofErr w:type="spellStart"/>
      <w:r>
        <w:rPr>
          <w:rFonts w:cs="Arial"/>
        </w:rPr>
        <w:t>cTnC</w:t>
      </w:r>
      <w:proofErr w:type="spellEnd"/>
      <w:r>
        <w:rPr>
          <w:rFonts w:cs="Arial"/>
        </w:rPr>
        <w:t xml:space="preserve"> with </w:t>
      </w:r>
      <w:proofErr w:type="spellStart"/>
      <w:r>
        <w:rPr>
          <w:rFonts w:cs="Arial"/>
        </w:rPr>
        <w:t>K</w:t>
      </w:r>
      <w:r w:rsidRPr="00C8368C">
        <w:rPr>
          <w:rFonts w:cs="Arial"/>
          <w:vertAlign w:val="subscript"/>
        </w:rPr>
        <w:t>d</w:t>
      </w:r>
      <w:proofErr w:type="spellEnd"/>
      <w:r>
        <w:rPr>
          <w:rFonts w:cs="Arial"/>
        </w:rPr>
        <w:t xml:space="preserve"> of </w:t>
      </w:r>
      <w:r w:rsidR="00C8368C">
        <w:rPr>
          <w:rFonts w:cs="Arial"/>
        </w:rPr>
        <w:t xml:space="preserve">21.6 ± 1.8 </w:t>
      </w:r>
      <w:r w:rsidR="00C8368C" w:rsidRPr="00416B94">
        <w:rPr>
          <w:rFonts w:ascii="Symbol" w:hAnsi="Symbol" w:cs="Arial"/>
        </w:rPr>
        <w:t>m</w:t>
      </w:r>
      <w:r w:rsidR="00C8368C">
        <w:rPr>
          <w:rFonts w:cs="Arial"/>
        </w:rPr>
        <w:t xml:space="preserve">mol/L (means ± SEM, n=3), which is about </w:t>
      </w:r>
      <w:r w:rsidR="00DE5B9B">
        <w:rPr>
          <w:rFonts w:cs="Arial"/>
        </w:rPr>
        <w:t>two</w:t>
      </w:r>
      <w:r w:rsidR="005267B3">
        <w:rPr>
          <w:rFonts w:cs="Arial"/>
        </w:rPr>
        <w:t>-times</w:t>
      </w:r>
      <w:r w:rsidR="00C8368C">
        <w:rPr>
          <w:rFonts w:cs="Arial"/>
        </w:rPr>
        <w:t xml:space="preserve"> weaker </w:t>
      </w:r>
      <w:r w:rsidR="00F96175">
        <w:rPr>
          <w:rFonts w:cs="Arial"/>
        </w:rPr>
        <w:t>compared to</w:t>
      </w:r>
      <w:r w:rsidR="00C8368C">
        <w:rPr>
          <w:rFonts w:cs="Arial"/>
        </w:rPr>
        <w:t xml:space="preserve"> </w:t>
      </w:r>
      <w:proofErr w:type="spellStart"/>
      <w:r w:rsidR="00C8368C">
        <w:rPr>
          <w:rFonts w:cs="Arial"/>
        </w:rPr>
        <w:t>Furamidine</w:t>
      </w:r>
      <w:proofErr w:type="spellEnd"/>
      <w:r w:rsidR="00C8368C">
        <w:rPr>
          <w:rFonts w:cs="Arial"/>
        </w:rPr>
        <w:t>.</w:t>
      </w:r>
      <w:r w:rsidR="00540497">
        <w:rPr>
          <w:rFonts w:cs="Arial"/>
        </w:rPr>
        <w:t xml:space="preserve"> The weaker binding is mirrored in the thermodynamic parameters</w:t>
      </w:r>
      <w:r w:rsidR="00C316B0">
        <w:rPr>
          <w:rFonts w:cs="Arial"/>
        </w:rPr>
        <w:t xml:space="preserve"> (</w:t>
      </w:r>
      <w:r w:rsidR="00C316B0" w:rsidRPr="00D34BB2">
        <w:rPr>
          <w:rFonts w:ascii="Symbol" w:hAnsi="Symbol" w:cs="Arial"/>
        </w:rPr>
        <w:t>D</w:t>
      </w:r>
      <w:r w:rsidR="00A82603">
        <w:rPr>
          <w:rFonts w:cs="Arial"/>
        </w:rPr>
        <w:t>H</w:t>
      </w:r>
      <w:r w:rsidR="00C316B0">
        <w:rPr>
          <w:rFonts w:cs="Arial"/>
        </w:rPr>
        <w:t xml:space="preserve"> = -</w:t>
      </w:r>
      <w:r w:rsidR="00965865">
        <w:rPr>
          <w:rFonts w:cs="Arial"/>
        </w:rPr>
        <w:t>4.6</w:t>
      </w:r>
      <w:r w:rsidR="00C316B0">
        <w:rPr>
          <w:rFonts w:cs="Arial"/>
        </w:rPr>
        <w:t xml:space="preserve"> ± </w:t>
      </w:r>
      <w:r w:rsidR="00466D51">
        <w:rPr>
          <w:rFonts w:cs="Arial"/>
        </w:rPr>
        <w:t>1</w:t>
      </w:r>
      <w:r w:rsidR="00C316B0">
        <w:rPr>
          <w:rFonts w:cs="Arial"/>
        </w:rPr>
        <w:t>.</w:t>
      </w:r>
      <w:r w:rsidR="004E10FD">
        <w:rPr>
          <w:rFonts w:cs="Arial"/>
        </w:rPr>
        <w:t>3</w:t>
      </w:r>
      <w:r w:rsidR="00C316B0">
        <w:rPr>
          <w:rFonts w:cs="Arial"/>
        </w:rPr>
        <w:t xml:space="preserve"> kJ/mol</w:t>
      </w:r>
      <w:r w:rsidR="004E10FD">
        <w:rPr>
          <w:rFonts w:cs="Arial"/>
        </w:rPr>
        <w:t xml:space="preserve"> and </w:t>
      </w:r>
      <w:r w:rsidR="00C316B0">
        <w:rPr>
          <w:rFonts w:cs="Arial"/>
        </w:rPr>
        <w:t>T</w:t>
      </w:r>
      <w:r w:rsidR="00C316B0" w:rsidRPr="00D34BB2">
        <w:rPr>
          <w:rFonts w:ascii="Symbol" w:hAnsi="Symbol" w:cs="Arial"/>
        </w:rPr>
        <w:t>D</w:t>
      </w:r>
      <w:r w:rsidR="00C316B0">
        <w:rPr>
          <w:rFonts w:cs="Arial"/>
        </w:rPr>
        <w:t xml:space="preserve">S = </w:t>
      </w:r>
      <w:r w:rsidR="004E10FD">
        <w:rPr>
          <w:rFonts w:cs="Arial"/>
        </w:rPr>
        <w:t>21</w:t>
      </w:r>
      <w:r w:rsidR="00C316B0">
        <w:rPr>
          <w:rFonts w:cs="Arial"/>
        </w:rPr>
        <w:t>.</w:t>
      </w:r>
      <w:r w:rsidR="004E10FD">
        <w:rPr>
          <w:rFonts w:cs="Arial"/>
        </w:rPr>
        <w:t>8</w:t>
      </w:r>
      <w:r w:rsidR="00C316B0">
        <w:rPr>
          <w:rFonts w:cs="Arial"/>
        </w:rPr>
        <w:t xml:space="preserve"> ± </w:t>
      </w:r>
      <w:r w:rsidR="004E10FD">
        <w:rPr>
          <w:rFonts w:cs="Arial"/>
        </w:rPr>
        <w:t>1.3</w:t>
      </w:r>
      <w:r w:rsidR="00C316B0">
        <w:rPr>
          <w:rFonts w:cs="Arial"/>
        </w:rPr>
        <w:t xml:space="preserve"> kJ/mol)</w:t>
      </w:r>
      <w:r w:rsidR="002E3CE8">
        <w:rPr>
          <w:rFonts w:cs="Arial"/>
        </w:rPr>
        <w:t xml:space="preserve"> and suggests a mostly entrop</w:t>
      </w:r>
      <w:r w:rsidR="0025421D">
        <w:rPr>
          <w:rFonts w:cs="Arial"/>
        </w:rPr>
        <w:t>y</w:t>
      </w:r>
      <w:r w:rsidR="002E3CE8">
        <w:rPr>
          <w:rFonts w:cs="Arial"/>
        </w:rPr>
        <w:t>-driven interaction</w:t>
      </w:r>
      <w:r w:rsidR="00836C55">
        <w:rPr>
          <w:rFonts w:cs="Arial"/>
        </w:rPr>
        <w:t xml:space="preserve"> </w:t>
      </w:r>
      <w:r w:rsidR="00F13F83">
        <w:rPr>
          <w:rFonts w:cs="Arial"/>
        </w:rPr>
        <w:t xml:space="preserve">likely mediated via hydrophobic interactions of its </w:t>
      </w:r>
      <w:r w:rsidR="00CC7834">
        <w:rPr>
          <w:rFonts w:cs="Arial"/>
        </w:rPr>
        <w:t xml:space="preserve">steroid </w:t>
      </w:r>
      <w:r w:rsidR="00F900FC">
        <w:rPr>
          <w:rFonts w:cs="Arial"/>
        </w:rPr>
        <w:t xml:space="preserve">group with the hydrophobic </w:t>
      </w:r>
      <w:r w:rsidR="006B2C6A">
        <w:rPr>
          <w:rFonts w:cs="Arial"/>
        </w:rPr>
        <w:t>p</w:t>
      </w:r>
      <w:r w:rsidR="00C55D36">
        <w:rPr>
          <w:rFonts w:cs="Arial"/>
        </w:rPr>
        <w:t>ocket</w:t>
      </w:r>
      <w:r w:rsidR="00CC7834">
        <w:rPr>
          <w:rFonts w:cs="Arial"/>
        </w:rPr>
        <w:t xml:space="preserve"> </w:t>
      </w:r>
      <w:r w:rsidR="00F900FC">
        <w:rPr>
          <w:rFonts w:cs="Arial"/>
        </w:rPr>
        <w:t xml:space="preserve">of </w:t>
      </w:r>
      <w:proofErr w:type="spellStart"/>
      <w:r w:rsidR="00F900FC">
        <w:rPr>
          <w:rFonts w:cs="Arial"/>
        </w:rPr>
        <w:t>CcTnC</w:t>
      </w:r>
      <w:proofErr w:type="spellEnd"/>
      <w:r w:rsidR="00F900FC">
        <w:rPr>
          <w:rFonts w:cs="Arial"/>
        </w:rPr>
        <w:t>.</w:t>
      </w:r>
    </w:p>
    <w:p w14:paraId="6513EF1F" w14:textId="3CACFAF0" w:rsidR="00A32B41" w:rsidRDefault="003432DE" w:rsidP="007320DA">
      <w:pPr>
        <w:spacing w:after="120" w:line="276" w:lineRule="auto"/>
        <w:rPr>
          <w:rFonts w:cs="Arial"/>
        </w:rPr>
      </w:pPr>
      <w:r>
        <w:rPr>
          <w:rFonts w:cs="Arial"/>
        </w:rPr>
        <w:t xml:space="preserve">Titration of </w:t>
      </w:r>
      <w:proofErr w:type="spellStart"/>
      <w:r>
        <w:rPr>
          <w:rFonts w:cs="Arial"/>
        </w:rPr>
        <w:t>Claramine</w:t>
      </w:r>
      <w:proofErr w:type="spellEnd"/>
      <w:r>
        <w:rPr>
          <w:rFonts w:cs="Arial"/>
        </w:rPr>
        <w:t xml:space="preserve"> into </w:t>
      </w:r>
      <w:proofErr w:type="spellStart"/>
      <w:r>
        <w:rPr>
          <w:rFonts w:cs="Arial"/>
        </w:rPr>
        <w:t>cTnC</w:t>
      </w:r>
      <w:proofErr w:type="spellEnd"/>
      <w:r>
        <w:rPr>
          <w:rFonts w:cs="Arial"/>
        </w:rPr>
        <w:t xml:space="preserve"> was monitored</w:t>
      </w:r>
      <w:r w:rsidR="005E37B4">
        <w:rPr>
          <w:rFonts w:cs="Arial"/>
        </w:rPr>
        <w:t xml:space="preserve"> via</w:t>
      </w:r>
      <w:r>
        <w:rPr>
          <w:rFonts w:cs="Arial"/>
        </w:rPr>
        <w:t xml:space="preserve"> </w:t>
      </w:r>
      <w:r w:rsidRPr="00CB0607">
        <w:rPr>
          <w:rFonts w:cs="Arial"/>
          <w:vertAlign w:val="superscript"/>
        </w:rPr>
        <w:t>1</w:t>
      </w:r>
      <w:r>
        <w:rPr>
          <w:rFonts w:cs="Arial"/>
        </w:rPr>
        <w:t>H-</w:t>
      </w:r>
      <w:r w:rsidRPr="00CB0607">
        <w:rPr>
          <w:rFonts w:cs="Arial"/>
          <w:vertAlign w:val="superscript"/>
        </w:rPr>
        <w:t>15</w:t>
      </w:r>
      <w:r>
        <w:rPr>
          <w:rFonts w:cs="Arial"/>
        </w:rPr>
        <w:t>N-HSQC NMR spectroscopy</w:t>
      </w:r>
      <w:r w:rsidR="00AF4898">
        <w:rPr>
          <w:rFonts w:cs="Arial"/>
        </w:rPr>
        <w:t xml:space="preserve"> to determine its binding site.</w:t>
      </w:r>
      <w:r w:rsidR="005E2437">
        <w:rPr>
          <w:rFonts w:cs="Arial"/>
        </w:rPr>
        <w:t xml:space="preserve"> </w:t>
      </w:r>
      <w:proofErr w:type="spellStart"/>
      <w:r w:rsidR="005E2437">
        <w:rPr>
          <w:rFonts w:cs="Arial"/>
        </w:rPr>
        <w:t>Claramine</w:t>
      </w:r>
      <w:proofErr w:type="spellEnd"/>
      <w:r w:rsidR="005E2437">
        <w:rPr>
          <w:rFonts w:cs="Arial"/>
        </w:rPr>
        <w:t xml:space="preserve"> only produced modest CSPs in </w:t>
      </w:r>
      <w:proofErr w:type="spellStart"/>
      <w:r w:rsidR="005E2437">
        <w:rPr>
          <w:rFonts w:cs="Arial"/>
        </w:rPr>
        <w:t>cTnC</w:t>
      </w:r>
      <w:proofErr w:type="spellEnd"/>
      <w:r w:rsidR="006401BE">
        <w:rPr>
          <w:rFonts w:cs="Arial"/>
        </w:rPr>
        <w:t>, although</w:t>
      </w:r>
      <w:r w:rsidR="00624678">
        <w:rPr>
          <w:rFonts w:cs="Arial"/>
        </w:rPr>
        <w:t xml:space="preserve"> in the slow exchange regime</w:t>
      </w:r>
      <w:r w:rsidR="00540E89">
        <w:rPr>
          <w:rFonts w:cs="Arial"/>
        </w:rPr>
        <w:t xml:space="preserve">, which were </w:t>
      </w:r>
      <w:r w:rsidR="00A25CDC">
        <w:rPr>
          <w:rFonts w:cs="Arial"/>
        </w:rPr>
        <w:t>mostly localized to its C-terminal domain</w:t>
      </w:r>
      <w:r w:rsidR="00801CF9">
        <w:rPr>
          <w:rFonts w:cs="Arial"/>
        </w:rPr>
        <w:t xml:space="preserve"> but</w:t>
      </w:r>
      <w:r w:rsidR="00130719">
        <w:rPr>
          <w:rFonts w:cs="Arial"/>
        </w:rPr>
        <w:t xml:space="preserve"> over a broad interaction surface</w:t>
      </w:r>
      <w:r w:rsidR="007B2A75">
        <w:rPr>
          <w:rFonts w:cs="Arial"/>
        </w:rPr>
        <w:t xml:space="preserve"> </w:t>
      </w:r>
      <w:r w:rsidR="00160D43">
        <w:rPr>
          <w:rFonts w:cs="Arial"/>
        </w:rPr>
        <w:t>surrounding</w:t>
      </w:r>
      <w:r w:rsidR="007B2A75">
        <w:rPr>
          <w:rFonts w:cs="Arial"/>
        </w:rPr>
        <w:t xml:space="preserve"> the hydrophobic pocket.</w:t>
      </w:r>
      <w:r w:rsidR="00DD146B">
        <w:rPr>
          <w:rFonts w:cs="Arial"/>
        </w:rPr>
        <w:t xml:space="preserve"> </w:t>
      </w:r>
      <w:proofErr w:type="gramStart"/>
      <w:r w:rsidR="00611ADB">
        <w:rPr>
          <w:rFonts w:cs="Arial"/>
        </w:rPr>
        <w:t>Similar to</w:t>
      </w:r>
      <w:proofErr w:type="gramEnd"/>
      <w:r w:rsidR="00611ADB">
        <w:rPr>
          <w:rFonts w:cs="Arial"/>
        </w:rPr>
        <w:t xml:space="preserve"> </w:t>
      </w:r>
      <w:proofErr w:type="spellStart"/>
      <w:r w:rsidR="00611ADB">
        <w:rPr>
          <w:rFonts w:cs="Arial"/>
        </w:rPr>
        <w:t>Furamidine</w:t>
      </w:r>
      <w:proofErr w:type="spellEnd"/>
      <w:r w:rsidR="00611ADB">
        <w:rPr>
          <w:rFonts w:cs="Arial"/>
        </w:rPr>
        <w:t xml:space="preserve">, small </w:t>
      </w:r>
      <w:r w:rsidR="004D7CE6">
        <w:rPr>
          <w:rFonts w:cs="Arial"/>
        </w:rPr>
        <w:t xml:space="preserve">or no </w:t>
      </w:r>
      <w:r w:rsidR="00611ADB">
        <w:rPr>
          <w:rFonts w:cs="Arial"/>
        </w:rPr>
        <w:t xml:space="preserve">CSPs for residues </w:t>
      </w:r>
      <w:r w:rsidR="00786249">
        <w:rPr>
          <w:rFonts w:cs="Arial"/>
        </w:rPr>
        <w:t>Ile112 and Ile148</w:t>
      </w:r>
      <w:r w:rsidR="00611ADB">
        <w:rPr>
          <w:rFonts w:cs="Arial"/>
        </w:rPr>
        <w:t xml:space="preserve"> suggest that </w:t>
      </w:r>
      <w:proofErr w:type="spellStart"/>
      <w:r w:rsidR="000E18D6" w:rsidRPr="00611ADB">
        <w:rPr>
          <w:rFonts w:cs="Arial"/>
        </w:rPr>
        <w:t>Claramine</w:t>
      </w:r>
      <w:proofErr w:type="spellEnd"/>
      <w:r w:rsidR="000E18D6" w:rsidRPr="00611ADB">
        <w:rPr>
          <w:rFonts w:cs="Arial"/>
        </w:rPr>
        <w:t xml:space="preserve"> is not buried deep in the hydrophobic </w:t>
      </w:r>
      <w:r w:rsidR="0081260C">
        <w:rPr>
          <w:rFonts w:cs="Arial"/>
        </w:rPr>
        <w:t>cleft</w:t>
      </w:r>
      <w:r w:rsidR="00F36524" w:rsidRPr="00611ADB">
        <w:rPr>
          <w:rFonts w:cs="Arial"/>
        </w:rPr>
        <w:t xml:space="preserve"> </w:t>
      </w:r>
      <w:r w:rsidR="00DD146B">
        <w:rPr>
          <w:rFonts w:cs="Arial"/>
        </w:rPr>
        <w:t xml:space="preserve">of </w:t>
      </w:r>
      <w:proofErr w:type="spellStart"/>
      <w:r w:rsidR="00DD146B">
        <w:rPr>
          <w:rFonts w:cs="Arial"/>
        </w:rPr>
        <w:t>CcTnC</w:t>
      </w:r>
      <w:proofErr w:type="spellEnd"/>
      <w:r w:rsidR="00DD146B">
        <w:rPr>
          <w:rFonts w:cs="Arial"/>
        </w:rPr>
        <w:t xml:space="preserve"> and </w:t>
      </w:r>
      <w:r w:rsidR="004D7CE6">
        <w:rPr>
          <w:rFonts w:cs="Arial"/>
        </w:rPr>
        <w:t xml:space="preserve">likely </w:t>
      </w:r>
      <w:r w:rsidR="00DD146B">
        <w:rPr>
          <w:rFonts w:cs="Arial"/>
        </w:rPr>
        <w:t xml:space="preserve">resides </w:t>
      </w:r>
      <w:r w:rsidR="009A0655">
        <w:rPr>
          <w:rFonts w:cs="Arial"/>
        </w:rPr>
        <w:t xml:space="preserve">near </w:t>
      </w:r>
      <w:r w:rsidR="0081260C">
        <w:rPr>
          <w:rFonts w:cs="Arial"/>
        </w:rPr>
        <w:t xml:space="preserve">its opening. </w:t>
      </w:r>
      <w:r w:rsidR="003D270D">
        <w:rPr>
          <w:rFonts w:cs="Arial"/>
        </w:rPr>
        <w:t xml:space="preserve">Interestingly, the largest CSPs were observed for residues </w:t>
      </w:r>
      <w:r w:rsidR="006136D2">
        <w:rPr>
          <w:rFonts w:cs="Arial"/>
        </w:rPr>
        <w:t>Asp113</w:t>
      </w:r>
      <w:r w:rsidR="006E0349">
        <w:rPr>
          <w:rFonts w:cs="Arial"/>
        </w:rPr>
        <w:t xml:space="preserve"> and Glu116</w:t>
      </w:r>
      <w:r w:rsidR="00B36BA8">
        <w:rPr>
          <w:rFonts w:cs="Arial"/>
        </w:rPr>
        <w:t xml:space="preserve">, which are part of </w:t>
      </w:r>
      <w:proofErr w:type="spellStart"/>
      <w:r w:rsidR="003648D1">
        <w:rPr>
          <w:rFonts w:cs="Arial"/>
        </w:rPr>
        <w:t>CcTnC</w:t>
      </w:r>
      <w:proofErr w:type="spellEnd"/>
      <w:r w:rsidR="00B36BA8">
        <w:rPr>
          <w:rFonts w:cs="Arial"/>
        </w:rPr>
        <w:t xml:space="preserve"> Ca</w:t>
      </w:r>
      <w:r w:rsidR="00B36BA8" w:rsidRPr="00B36BA8">
        <w:rPr>
          <w:rFonts w:cs="Arial"/>
          <w:vertAlign w:val="superscript"/>
        </w:rPr>
        <w:t>2+</w:t>
      </w:r>
      <w:r w:rsidR="00B36BA8">
        <w:rPr>
          <w:rFonts w:cs="Arial"/>
        </w:rPr>
        <w:t>-binding site III.</w:t>
      </w:r>
      <w:r w:rsidR="00E86686">
        <w:rPr>
          <w:rFonts w:cs="Arial"/>
        </w:rPr>
        <w:t xml:space="preserve"> </w:t>
      </w:r>
      <w:r w:rsidR="00FE6C0B">
        <w:rPr>
          <w:rFonts w:cs="Arial"/>
        </w:rPr>
        <w:t xml:space="preserve"> </w:t>
      </w:r>
      <w:r w:rsidR="00A32B41">
        <w:rPr>
          <w:rFonts w:cs="Arial"/>
        </w:rPr>
        <w:t xml:space="preserve">In good agreement with the relatively weak </w:t>
      </w:r>
      <w:r w:rsidR="00541A4C">
        <w:rPr>
          <w:rFonts w:cs="Arial"/>
        </w:rPr>
        <w:t xml:space="preserve">and </w:t>
      </w:r>
      <w:r w:rsidR="00801CF9">
        <w:rPr>
          <w:rFonts w:cs="Arial"/>
        </w:rPr>
        <w:t xml:space="preserve">potentially </w:t>
      </w:r>
      <w:r w:rsidR="00541A4C">
        <w:rPr>
          <w:rFonts w:cs="Arial"/>
        </w:rPr>
        <w:t xml:space="preserve">unspecific </w:t>
      </w:r>
      <w:r w:rsidR="00A32B41">
        <w:rPr>
          <w:rFonts w:cs="Arial"/>
        </w:rPr>
        <w:t>interaction</w:t>
      </w:r>
      <w:r w:rsidR="00E50E91">
        <w:rPr>
          <w:rFonts w:cs="Arial"/>
        </w:rPr>
        <w:t xml:space="preserve">, </w:t>
      </w:r>
      <w:proofErr w:type="spellStart"/>
      <w:r w:rsidR="00E50E91">
        <w:rPr>
          <w:rFonts w:cs="Arial"/>
        </w:rPr>
        <w:t>Claramine</w:t>
      </w:r>
      <w:proofErr w:type="spellEnd"/>
      <w:r w:rsidR="00E50E91">
        <w:rPr>
          <w:rFonts w:cs="Arial"/>
        </w:rPr>
        <w:t xml:space="preserve"> </w:t>
      </w:r>
      <w:r w:rsidR="00170DC0">
        <w:rPr>
          <w:rFonts w:cs="Arial"/>
        </w:rPr>
        <w:t>had no or little</w:t>
      </w:r>
      <w:r w:rsidR="00E50E91">
        <w:rPr>
          <w:rFonts w:cs="Arial"/>
        </w:rPr>
        <w:t xml:space="preserve"> </w:t>
      </w:r>
      <w:r w:rsidR="00170DC0">
        <w:rPr>
          <w:rFonts w:cs="Arial"/>
        </w:rPr>
        <w:t>e</w:t>
      </w:r>
      <w:r w:rsidR="00E110AA">
        <w:rPr>
          <w:rFonts w:cs="Arial"/>
        </w:rPr>
        <w:t xml:space="preserve">ffect </w:t>
      </w:r>
      <w:r w:rsidR="00170DC0">
        <w:rPr>
          <w:rFonts w:cs="Arial"/>
        </w:rPr>
        <w:t xml:space="preserve">on </w:t>
      </w:r>
      <w:r w:rsidR="00E110AA">
        <w:rPr>
          <w:rFonts w:cs="Arial"/>
        </w:rPr>
        <w:t xml:space="preserve">the interaction between the </w:t>
      </w:r>
      <w:proofErr w:type="spellStart"/>
      <w:r w:rsidR="00E110AA">
        <w:rPr>
          <w:rFonts w:cs="Arial"/>
        </w:rPr>
        <w:t>cTnC</w:t>
      </w:r>
      <w:proofErr w:type="spellEnd"/>
      <w:r w:rsidR="00E110AA">
        <w:rPr>
          <w:rFonts w:cs="Arial"/>
        </w:rPr>
        <w:t xml:space="preserve"> and the anchoring region of </w:t>
      </w:r>
      <w:proofErr w:type="spellStart"/>
      <w:r w:rsidR="00E110AA">
        <w:rPr>
          <w:rFonts w:cs="Arial"/>
        </w:rPr>
        <w:t>cTnI</w:t>
      </w:r>
      <w:proofErr w:type="spellEnd"/>
      <w:r w:rsidR="00E110AA">
        <w:rPr>
          <w:rFonts w:cs="Arial"/>
        </w:rPr>
        <w:t xml:space="preserve"> as measured by ITC</w:t>
      </w:r>
      <w:r w:rsidR="00AC3445">
        <w:rPr>
          <w:rFonts w:cs="Arial"/>
        </w:rPr>
        <w:t xml:space="preserve">. The estimated steady-state dissociation constants </w:t>
      </w:r>
      <w:proofErr w:type="spellStart"/>
      <w:r w:rsidR="00AC3445">
        <w:rPr>
          <w:rFonts w:cs="Arial"/>
        </w:rPr>
        <w:t>K</w:t>
      </w:r>
      <w:r w:rsidR="00AC3445" w:rsidRPr="00A615FA">
        <w:rPr>
          <w:rFonts w:cs="Arial"/>
          <w:vertAlign w:val="subscript"/>
        </w:rPr>
        <w:t>d</w:t>
      </w:r>
      <w:proofErr w:type="spellEnd"/>
      <w:r w:rsidR="00AC3445">
        <w:rPr>
          <w:rFonts w:cs="Arial"/>
        </w:rPr>
        <w:t xml:space="preserve"> in the presence of </w:t>
      </w:r>
      <w:proofErr w:type="spellStart"/>
      <w:r w:rsidR="00AC3445">
        <w:rPr>
          <w:rFonts w:cs="Arial"/>
        </w:rPr>
        <w:t>Claramin</w:t>
      </w:r>
      <w:r w:rsidR="000A08CD">
        <w:rPr>
          <w:rFonts w:cs="Arial"/>
        </w:rPr>
        <w:t>e</w:t>
      </w:r>
      <w:proofErr w:type="spellEnd"/>
      <w:r w:rsidR="000A08CD">
        <w:rPr>
          <w:rFonts w:cs="Arial"/>
        </w:rPr>
        <w:t xml:space="preserve"> </w:t>
      </w:r>
      <w:r w:rsidR="000B7DA3">
        <w:rPr>
          <w:rFonts w:cs="Arial"/>
        </w:rPr>
        <w:t xml:space="preserve">was </w:t>
      </w:r>
      <w:r w:rsidR="00A615FA">
        <w:rPr>
          <w:rFonts w:cs="Arial"/>
        </w:rPr>
        <w:t xml:space="preserve">about 40 </w:t>
      </w:r>
      <w:r w:rsidR="000A08CD">
        <w:rPr>
          <w:rFonts w:cs="Arial"/>
        </w:rPr>
        <w:t>nmol/L</w:t>
      </w:r>
      <w:r w:rsidR="00170DC0">
        <w:rPr>
          <w:rFonts w:cs="Arial"/>
        </w:rPr>
        <w:t xml:space="preserve">, which is only marginally higher </w:t>
      </w:r>
      <w:r w:rsidR="007320DA">
        <w:rPr>
          <w:rFonts w:cs="Arial"/>
        </w:rPr>
        <w:t>compared to the control in the absence of the drug.</w:t>
      </w:r>
    </w:p>
    <w:p w14:paraId="2D1F9AE8" w14:textId="1D3F6F7A" w:rsidR="002806D5" w:rsidRDefault="002806D5" w:rsidP="00CF2BEF">
      <w:pPr>
        <w:spacing w:after="120" w:line="276" w:lineRule="auto"/>
        <w:rPr>
          <w:rFonts w:cs="Arial"/>
          <w:b/>
          <w:bCs/>
        </w:rPr>
      </w:pPr>
      <w:r>
        <w:rPr>
          <w:rFonts w:cs="Arial"/>
          <w:b/>
          <w:bCs/>
        </w:rPr>
        <w:t xml:space="preserve">Functional Effects of </w:t>
      </w:r>
      <w:r w:rsidR="00637FC6">
        <w:rPr>
          <w:rFonts w:cs="Arial"/>
          <w:b/>
          <w:bCs/>
        </w:rPr>
        <w:t>Hit Compounds</w:t>
      </w:r>
      <w:r>
        <w:rPr>
          <w:rFonts w:cs="Arial"/>
          <w:b/>
          <w:bCs/>
        </w:rPr>
        <w:t xml:space="preserve"> in </w:t>
      </w:r>
      <w:r w:rsidR="001F59C3">
        <w:rPr>
          <w:rFonts w:cs="Arial"/>
          <w:b/>
          <w:bCs/>
        </w:rPr>
        <w:t>the Cal</w:t>
      </w:r>
      <w:r w:rsidR="00FA168E">
        <w:rPr>
          <w:rFonts w:cs="Arial"/>
          <w:b/>
          <w:bCs/>
        </w:rPr>
        <w:t>c</w:t>
      </w:r>
      <w:r w:rsidR="001F59C3">
        <w:rPr>
          <w:rFonts w:cs="Arial"/>
          <w:b/>
          <w:bCs/>
        </w:rPr>
        <w:t xml:space="preserve">ium Sensitivity of </w:t>
      </w:r>
      <w:r>
        <w:rPr>
          <w:rFonts w:cs="Arial"/>
          <w:b/>
          <w:bCs/>
        </w:rPr>
        <w:t>Human Heart tissue</w:t>
      </w:r>
    </w:p>
    <w:p w14:paraId="00FC600A" w14:textId="02F98961" w:rsidR="002806D5" w:rsidRPr="00247BDE" w:rsidRDefault="001F59C3" w:rsidP="00BB611F">
      <w:pPr>
        <w:spacing w:line="276" w:lineRule="auto"/>
        <w:rPr>
          <w:rFonts w:cs="Arial"/>
        </w:rPr>
      </w:pPr>
      <w:r>
        <w:rPr>
          <w:rFonts w:cs="Arial"/>
        </w:rPr>
        <w:t>We tested for the functional effects of hit compounds by measuring the calcium sensitivity of</w:t>
      </w:r>
      <w:r w:rsidR="00BB611F">
        <w:rPr>
          <w:rFonts w:cs="Arial"/>
        </w:rPr>
        <w:t xml:space="preserve"> force development of </w:t>
      </w:r>
      <w:r w:rsidR="00934278">
        <w:rPr>
          <w:rFonts w:cs="Arial"/>
        </w:rPr>
        <w:t xml:space="preserve">chemically </w:t>
      </w:r>
      <w:proofErr w:type="spellStart"/>
      <w:r w:rsidR="00BB611F">
        <w:rPr>
          <w:rFonts w:cs="Arial"/>
        </w:rPr>
        <w:t>demembranated</w:t>
      </w:r>
      <w:proofErr w:type="spellEnd"/>
      <w:r w:rsidR="00BB611F">
        <w:rPr>
          <w:rFonts w:cs="Arial"/>
        </w:rPr>
        <w:t xml:space="preserve"> human donor ventricular tissue in the absence and in the presence of</w:t>
      </w:r>
      <w:r w:rsidR="00E52F8E">
        <w:rPr>
          <w:rFonts w:cs="Arial"/>
        </w:rPr>
        <w:t xml:space="preserve"> 100 </w:t>
      </w:r>
      <w:r w:rsidR="00E52F8E" w:rsidRPr="003248A8">
        <w:rPr>
          <w:rFonts w:ascii="Symbol" w:hAnsi="Symbol" w:cs="Arial"/>
        </w:rPr>
        <w:t>m</w:t>
      </w:r>
      <w:r w:rsidR="00E52F8E">
        <w:rPr>
          <w:rFonts w:cs="Arial"/>
        </w:rPr>
        <w:t>mol/L</w:t>
      </w:r>
      <w:r w:rsidR="00BB611F">
        <w:rPr>
          <w:rFonts w:cs="Arial"/>
        </w:rPr>
        <w:t xml:space="preserve"> compounds</w:t>
      </w:r>
      <w:r w:rsidR="006009D3">
        <w:rPr>
          <w:rFonts w:cs="Arial"/>
        </w:rPr>
        <w:t xml:space="preserve"> (Fig. </w:t>
      </w:r>
      <w:r w:rsidR="00406117">
        <w:rPr>
          <w:rFonts w:cs="Arial"/>
        </w:rPr>
        <w:t>6</w:t>
      </w:r>
      <w:r w:rsidR="006009D3">
        <w:rPr>
          <w:rFonts w:cs="Arial"/>
        </w:rPr>
        <w:t>)</w:t>
      </w:r>
      <w:r w:rsidR="00BB611F">
        <w:rPr>
          <w:rFonts w:cs="Arial"/>
        </w:rPr>
        <w:t xml:space="preserve">. </w:t>
      </w:r>
      <w:r w:rsidR="003248A8">
        <w:rPr>
          <w:rFonts w:cs="Arial"/>
        </w:rPr>
        <w:t>Force-</w:t>
      </w:r>
      <w:proofErr w:type="spellStart"/>
      <w:r w:rsidR="003248A8">
        <w:rPr>
          <w:rFonts w:cs="Arial"/>
        </w:rPr>
        <w:t>pCa</w:t>
      </w:r>
      <w:proofErr w:type="spellEnd"/>
      <w:r w:rsidR="003248A8">
        <w:rPr>
          <w:rFonts w:cs="Arial"/>
        </w:rPr>
        <w:t xml:space="preserve"> (</w:t>
      </w:r>
      <w:proofErr w:type="spellStart"/>
      <w:r w:rsidR="003248A8">
        <w:rPr>
          <w:rFonts w:cs="Arial"/>
        </w:rPr>
        <w:t>pCa</w:t>
      </w:r>
      <w:proofErr w:type="spellEnd"/>
      <w:r w:rsidR="003248A8">
        <w:rPr>
          <w:rFonts w:cs="Arial"/>
        </w:rPr>
        <w:t xml:space="preserve"> = -log</w:t>
      </w:r>
      <w:r w:rsidR="003248A8" w:rsidRPr="003248A8">
        <w:rPr>
          <w:rFonts w:cs="Arial"/>
          <w:vertAlign w:val="subscript"/>
        </w:rPr>
        <w:t>10</w:t>
      </w:r>
      <w:r w:rsidR="003248A8">
        <w:rPr>
          <w:rFonts w:cs="Arial"/>
        </w:rPr>
        <w:t>[Ca</w:t>
      </w:r>
      <w:r w:rsidR="003248A8" w:rsidRPr="003248A8">
        <w:rPr>
          <w:rFonts w:cs="Arial"/>
          <w:vertAlign w:val="superscript"/>
        </w:rPr>
        <w:t>2+</w:t>
      </w:r>
      <w:r w:rsidR="003248A8">
        <w:rPr>
          <w:rFonts w:cs="Arial"/>
        </w:rPr>
        <w:t>]) relation</w:t>
      </w:r>
      <w:r w:rsidR="007663F4">
        <w:rPr>
          <w:rFonts w:cs="Arial"/>
        </w:rPr>
        <w:t>s</w:t>
      </w:r>
      <w:r w:rsidR="003248A8">
        <w:rPr>
          <w:rFonts w:cs="Arial"/>
        </w:rPr>
        <w:t xml:space="preserve"> for each preparation was measured in the absence and in the presence of </w:t>
      </w:r>
      <w:r w:rsidR="00E52F8E">
        <w:rPr>
          <w:rFonts w:cs="Arial"/>
        </w:rPr>
        <w:t xml:space="preserve">each </w:t>
      </w:r>
      <w:r w:rsidR="003248A8">
        <w:rPr>
          <w:rFonts w:cs="Arial"/>
        </w:rPr>
        <w:t>compound</w:t>
      </w:r>
      <w:r w:rsidR="00E87117">
        <w:rPr>
          <w:rFonts w:cs="Arial"/>
        </w:rPr>
        <w:t xml:space="preserve">, so that each muscle </w:t>
      </w:r>
      <w:r w:rsidR="00E57DAB">
        <w:rPr>
          <w:rFonts w:cs="Arial"/>
        </w:rPr>
        <w:t>preparation</w:t>
      </w:r>
      <w:r w:rsidR="00E87117">
        <w:rPr>
          <w:rFonts w:cs="Arial"/>
        </w:rPr>
        <w:t xml:space="preserve"> served as its </w:t>
      </w:r>
      <w:r w:rsidR="00504416">
        <w:rPr>
          <w:rFonts w:cs="Arial"/>
        </w:rPr>
        <w:t>own</w:t>
      </w:r>
      <w:r w:rsidR="00E87117">
        <w:rPr>
          <w:rFonts w:cs="Arial"/>
        </w:rPr>
        <w:t xml:space="preserve"> control. Tim</w:t>
      </w:r>
      <w:r w:rsidR="00F23EE8">
        <w:rPr>
          <w:rFonts w:cs="Arial"/>
        </w:rPr>
        <w:t>e</w:t>
      </w:r>
      <w:r w:rsidR="00E87117">
        <w:rPr>
          <w:rFonts w:cs="Arial"/>
        </w:rPr>
        <w:t>-matched c</w:t>
      </w:r>
      <w:r w:rsidR="00F23EE8">
        <w:rPr>
          <w:rFonts w:cs="Arial"/>
        </w:rPr>
        <w:t>ont</w:t>
      </w:r>
      <w:r w:rsidR="00E87117">
        <w:rPr>
          <w:rFonts w:cs="Arial"/>
        </w:rPr>
        <w:t>rol experim</w:t>
      </w:r>
      <w:r w:rsidR="00F23EE8">
        <w:rPr>
          <w:rFonts w:cs="Arial"/>
        </w:rPr>
        <w:t>en</w:t>
      </w:r>
      <w:r w:rsidR="00E87117">
        <w:rPr>
          <w:rFonts w:cs="Arial"/>
        </w:rPr>
        <w:t xml:space="preserve">ts showed no significant </w:t>
      </w:r>
      <w:r w:rsidR="0072727A">
        <w:rPr>
          <w:rFonts w:cs="Arial"/>
        </w:rPr>
        <w:t xml:space="preserve">differences </w:t>
      </w:r>
      <w:r w:rsidR="00E87117">
        <w:rPr>
          <w:rFonts w:cs="Arial"/>
        </w:rPr>
        <w:t xml:space="preserve">in </w:t>
      </w:r>
      <w:r w:rsidR="00247BDE">
        <w:rPr>
          <w:rFonts w:cs="Arial"/>
        </w:rPr>
        <w:t xml:space="preserve">the </w:t>
      </w:r>
      <w:r w:rsidR="00E87117">
        <w:rPr>
          <w:rFonts w:cs="Arial"/>
        </w:rPr>
        <w:t xml:space="preserve">calcium </w:t>
      </w:r>
      <w:r w:rsidR="00F23EE8">
        <w:rPr>
          <w:rFonts w:cs="Arial"/>
        </w:rPr>
        <w:t>sensitivity</w:t>
      </w:r>
      <w:r w:rsidR="00AF41B7">
        <w:rPr>
          <w:rFonts w:cs="Arial"/>
        </w:rPr>
        <w:t xml:space="preserve"> as indicated by pCa</w:t>
      </w:r>
      <w:r w:rsidR="00AF41B7" w:rsidRPr="00AF41B7">
        <w:rPr>
          <w:rFonts w:cs="Arial"/>
          <w:vertAlign w:val="subscript"/>
        </w:rPr>
        <w:t>50</w:t>
      </w:r>
      <w:r w:rsidR="00AF41B7">
        <w:rPr>
          <w:rFonts w:cs="Arial"/>
        </w:rPr>
        <w:t xml:space="preserve"> </w:t>
      </w:r>
      <w:r w:rsidR="007A6F3A">
        <w:rPr>
          <w:rFonts w:cs="Arial"/>
        </w:rPr>
        <w:t>(pCa</w:t>
      </w:r>
      <w:r w:rsidR="007A6F3A" w:rsidRPr="007A6F3A">
        <w:rPr>
          <w:rFonts w:cs="Arial"/>
          <w:vertAlign w:val="subscript"/>
        </w:rPr>
        <w:t>50</w:t>
      </w:r>
      <w:r w:rsidR="007A6F3A">
        <w:rPr>
          <w:rFonts w:cs="Arial"/>
        </w:rPr>
        <w:t xml:space="preserve"> = -log</w:t>
      </w:r>
      <w:r w:rsidR="007A6F3A" w:rsidRPr="003248A8">
        <w:rPr>
          <w:rFonts w:cs="Arial"/>
          <w:vertAlign w:val="subscript"/>
        </w:rPr>
        <w:t>10</w:t>
      </w:r>
      <w:r w:rsidR="007A6F3A">
        <w:rPr>
          <w:rFonts w:cs="Arial"/>
        </w:rPr>
        <w:t>[Ca</w:t>
      </w:r>
      <w:r w:rsidR="007A6F3A" w:rsidRPr="003248A8">
        <w:rPr>
          <w:rFonts w:cs="Arial"/>
          <w:vertAlign w:val="superscript"/>
        </w:rPr>
        <w:t>2+</w:t>
      </w:r>
      <w:r w:rsidR="007A6F3A">
        <w:rPr>
          <w:rFonts w:cs="Arial"/>
        </w:rPr>
        <w:t>] for half maximal activation)</w:t>
      </w:r>
      <w:r w:rsidR="00E87117">
        <w:rPr>
          <w:rFonts w:cs="Arial"/>
        </w:rPr>
        <w:t xml:space="preserve">, </w:t>
      </w:r>
      <w:r w:rsidR="00AF41B7">
        <w:rPr>
          <w:rFonts w:cs="Arial"/>
        </w:rPr>
        <w:t xml:space="preserve">steepness of the </w:t>
      </w:r>
      <w:r w:rsidR="00565CB0">
        <w:rPr>
          <w:rFonts w:cs="Arial"/>
        </w:rPr>
        <w:t>force-</w:t>
      </w:r>
      <w:proofErr w:type="spellStart"/>
      <w:r w:rsidR="00565CB0">
        <w:rPr>
          <w:rFonts w:cs="Arial"/>
        </w:rPr>
        <w:t>pCa</w:t>
      </w:r>
      <w:proofErr w:type="spellEnd"/>
      <w:r w:rsidR="00565CB0">
        <w:rPr>
          <w:rFonts w:cs="Arial"/>
        </w:rPr>
        <w:t xml:space="preserve"> relation</w:t>
      </w:r>
      <w:r w:rsidR="00F23EE8">
        <w:rPr>
          <w:rFonts w:cs="Arial"/>
        </w:rPr>
        <w:t xml:space="preserve"> </w:t>
      </w:r>
      <w:r w:rsidR="007A6F3A">
        <w:rPr>
          <w:rFonts w:cs="Arial"/>
        </w:rPr>
        <w:t>(</w:t>
      </w:r>
      <w:proofErr w:type="spellStart"/>
      <w:r w:rsidR="007A6F3A">
        <w:rPr>
          <w:rFonts w:cs="Arial"/>
        </w:rPr>
        <w:t>n</w:t>
      </w:r>
      <w:r w:rsidR="007A6F3A" w:rsidRPr="007A6F3A">
        <w:rPr>
          <w:rFonts w:cs="Arial"/>
          <w:vertAlign w:val="subscript"/>
        </w:rPr>
        <w:t>H</w:t>
      </w:r>
      <w:proofErr w:type="spellEnd"/>
      <w:r w:rsidR="007A6F3A">
        <w:rPr>
          <w:rFonts w:cs="Arial"/>
        </w:rPr>
        <w:t xml:space="preserve">) </w:t>
      </w:r>
      <w:r w:rsidR="00F23EE8">
        <w:rPr>
          <w:rFonts w:cs="Arial"/>
        </w:rPr>
        <w:t>and maximal</w:t>
      </w:r>
      <w:r w:rsidR="007F4D39">
        <w:rPr>
          <w:rFonts w:cs="Arial"/>
        </w:rPr>
        <w:t xml:space="preserve"> active</w:t>
      </w:r>
      <w:r w:rsidR="00F23EE8">
        <w:rPr>
          <w:rFonts w:cs="Arial"/>
        </w:rPr>
        <w:t xml:space="preserve"> </w:t>
      </w:r>
      <w:r w:rsidR="0070367E">
        <w:rPr>
          <w:rFonts w:cs="Arial"/>
        </w:rPr>
        <w:t xml:space="preserve">isometric </w:t>
      </w:r>
      <w:r w:rsidR="00F23EE8">
        <w:rPr>
          <w:rFonts w:cs="Arial"/>
        </w:rPr>
        <w:t xml:space="preserve">force </w:t>
      </w:r>
      <w:r w:rsidR="0070367E">
        <w:rPr>
          <w:rFonts w:cs="Arial"/>
        </w:rPr>
        <w:t xml:space="preserve">after </w:t>
      </w:r>
      <w:r w:rsidR="007F2955">
        <w:rPr>
          <w:rFonts w:cs="Arial"/>
        </w:rPr>
        <w:t>the</w:t>
      </w:r>
      <w:r w:rsidR="003A4E27">
        <w:rPr>
          <w:rFonts w:cs="Arial"/>
        </w:rPr>
        <w:t xml:space="preserve"> first and</w:t>
      </w:r>
      <w:r w:rsidR="007F2955">
        <w:rPr>
          <w:rFonts w:cs="Arial"/>
        </w:rPr>
        <w:t xml:space="preserve"> second force-</w:t>
      </w:r>
      <w:proofErr w:type="spellStart"/>
      <w:r w:rsidR="007F2955">
        <w:rPr>
          <w:rFonts w:cs="Arial"/>
        </w:rPr>
        <w:t>pCa</w:t>
      </w:r>
      <w:proofErr w:type="spellEnd"/>
      <w:r w:rsidR="007F2955">
        <w:rPr>
          <w:rFonts w:cs="Arial"/>
        </w:rPr>
        <w:t xml:space="preserve"> titration </w:t>
      </w:r>
      <w:r w:rsidR="006009D3">
        <w:rPr>
          <w:rFonts w:cs="Arial"/>
        </w:rPr>
        <w:t xml:space="preserve">in the absence of drugs </w:t>
      </w:r>
      <w:r w:rsidR="007F2955">
        <w:rPr>
          <w:rFonts w:cs="Arial"/>
        </w:rPr>
        <w:t>(Fig. S</w:t>
      </w:r>
      <w:r w:rsidR="0026599E">
        <w:rPr>
          <w:rFonts w:cs="Arial"/>
        </w:rPr>
        <w:t>4</w:t>
      </w:r>
      <w:r w:rsidR="007F2955">
        <w:rPr>
          <w:rFonts w:cs="Arial"/>
        </w:rPr>
        <w:t>)</w:t>
      </w:r>
      <w:r w:rsidR="003A4E27">
        <w:rPr>
          <w:rFonts w:cs="Arial"/>
        </w:rPr>
        <w:t xml:space="preserve">, suggesting very little </w:t>
      </w:r>
      <w:r w:rsidR="00F71E30">
        <w:rPr>
          <w:rFonts w:cs="Arial"/>
        </w:rPr>
        <w:t xml:space="preserve">preparation rundown. </w:t>
      </w:r>
      <w:r w:rsidR="00924449">
        <w:rPr>
          <w:rFonts w:cs="Arial"/>
        </w:rPr>
        <w:t>Measured pCa</w:t>
      </w:r>
      <w:r w:rsidR="00924449" w:rsidRPr="00247BDE">
        <w:rPr>
          <w:rFonts w:cs="Arial"/>
          <w:vertAlign w:val="subscript"/>
        </w:rPr>
        <w:t>50</w:t>
      </w:r>
      <w:r w:rsidR="00924449">
        <w:rPr>
          <w:rFonts w:cs="Arial"/>
        </w:rPr>
        <w:t xml:space="preserve"> and </w:t>
      </w:r>
      <w:proofErr w:type="spellStart"/>
      <w:r w:rsidR="007A6F3A">
        <w:rPr>
          <w:rFonts w:cs="Arial"/>
        </w:rPr>
        <w:t>n</w:t>
      </w:r>
      <w:r w:rsidR="007A6F3A" w:rsidRPr="00247BDE">
        <w:rPr>
          <w:rFonts w:cs="Arial"/>
          <w:vertAlign w:val="subscript"/>
        </w:rPr>
        <w:t>H</w:t>
      </w:r>
      <w:proofErr w:type="spellEnd"/>
      <w:r w:rsidR="00247BDE">
        <w:rPr>
          <w:rFonts w:cs="Arial"/>
        </w:rPr>
        <w:t xml:space="preserve"> values for </w:t>
      </w:r>
      <w:proofErr w:type="spellStart"/>
      <w:r w:rsidR="00247BDE">
        <w:rPr>
          <w:rFonts w:cs="Arial"/>
        </w:rPr>
        <w:t>demembranated</w:t>
      </w:r>
      <w:proofErr w:type="spellEnd"/>
      <w:r w:rsidR="00247BDE">
        <w:rPr>
          <w:rFonts w:cs="Arial"/>
        </w:rPr>
        <w:t xml:space="preserve"> human donor samples are in very good agreement with previously published results</w:t>
      </w:r>
      <w:r w:rsidR="007F4D39">
        <w:rPr>
          <w:rFonts w:cs="Arial"/>
        </w:rPr>
        <w:t xml:space="preserve"> </w:t>
      </w:r>
      <w:r w:rsidR="007F4D39">
        <w:rPr>
          <w:rFonts w:cs="Arial"/>
        </w:rPr>
        <w:fldChar w:fldCharType="begin"/>
      </w:r>
      <w:r w:rsidR="000348DA">
        <w:rPr>
          <w:rFonts w:cs="Arial"/>
        </w:rPr>
        <w:instrText xml:space="preserve"> ADDIN EN.CITE &lt;EndNote&gt;&lt;Cite&gt;&lt;Author&gt;Awinda&lt;/Author&gt;&lt;Year&gt;2020&lt;/Year&gt;&lt;RecNum&gt;4563&lt;/RecNum&gt;&lt;DisplayText&gt;(42)&lt;/DisplayText&gt;&lt;record&gt;&lt;rec-number&gt;4563&lt;/rec-number&gt;&lt;foreign-keys&gt;&lt;key app="EN" db-id="srt5vrexh90wrre2d0ovf9zze559pfrxweer" timestamp="1656880977"&gt;4563&lt;/key&gt;&lt;/foreign-keys&gt;&lt;ref-type name="Journal Article"&gt;17&lt;/ref-type&gt;&lt;contributors&gt;&lt;authors&gt;&lt;author&gt;Awinda, P. O.&lt;/author&gt;&lt;author&gt;Bishaw, Y.&lt;/author&gt;&lt;author&gt;Watanabe, M.&lt;/author&gt;&lt;author&gt;Guglin, M. A.&lt;/author&gt;&lt;author&gt;Campbell, K. S.&lt;/author&gt;&lt;author&gt;Tanner, B. C. W.&lt;/author&gt;&lt;/authors&gt;&lt;/contributors&gt;&lt;auth-address&gt;Department of Integrative Physiology and Neuroscience, Washington State University, Pullman, Washington, USA.&amp;#xD;Division of Cardiovascular Medicine, University of Kentucky, Lexington, Kentucky, USA.&amp;#xD;Department of Physiology, University of Kentucky, Lexington, Kentucky, USA.&lt;/auth-address&gt;&lt;titles&gt;&lt;title&gt;Effects of mavacamten on Ca(2+) sensitivity of contraction as sarcomere length varied in human myocardium&lt;/title&gt;&lt;secondary-title&gt;Br J Pharmacol&lt;/secondary-title&gt;&lt;/titles&gt;&lt;periodical&gt;&lt;full-title&gt;Br J Pharmacol&lt;/full-title&gt;&lt;/periodical&gt;&lt;pages&gt;5609-5621&lt;/pages&gt;&lt;volume&gt;177&lt;/volume&gt;&lt;number&gt;24&lt;/number&gt;&lt;edition&gt;2020/09/23&lt;/edition&gt;&lt;keywords&gt;&lt;keyword&gt;Benzylamines&lt;/keyword&gt;&lt;keyword&gt;Calcium&lt;/keyword&gt;&lt;keyword&gt;Humans&lt;/keyword&gt;&lt;keyword&gt;*Myocardial Contraction&lt;/keyword&gt;&lt;keyword&gt;Myocardium&lt;/keyword&gt;&lt;keyword&gt;*Sarcomeres&lt;/keyword&gt;&lt;keyword&gt;Uracil/analogs &amp;amp; derivatives&lt;/keyword&gt;&lt;keyword&gt;*cardiac muscle mechanics&lt;/keyword&gt;&lt;keyword&gt;*human myosin&lt;/keyword&gt;&lt;keyword&gt;*mavacamten&lt;/keyword&gt;&lt;keyword&gt;*sarcomere length&lt;/keyword&gt;&lt;/keywords&gt;&lt;dates&gt;&lt;year&gt;2020&lt;/year&gt;&lt;pub-dates&gt;&lt;date&gt;Dec&lt;/date&gt;&lt;/pub-dates&gt;&lt;/dates&gt;&lt;isbn&gt;1476-5381 (Electronic)&amp;#xD;0007-1188 (Linking)&lt;/isbn&gt;&lt;accession-num&gt;32960449&lt;/accession-num&gt;&lt;urls&gt;&lt;related-urls&gt;&lt;url&gt;https://www.ncbi.nlm.nih.gov/pubmed/32960449&lt;/url&gt;&lt;/related-urls&gt;&lt;/urls&gt;&lt;custom2&gt;PMC7707091&lt;/custom2&gt;&lt;electronic-resource-num&gt;10.1111/bph.15271&lt;/electronic-resource-num&gt;&lt;/record&gt;&lt;/Cite&gt;&lt;/EndNote&gt;</w:instrText>
      </w:r>
      <w:r w:rsidR="007F4D39">
        <w:rPr>
          <w:rFonts w:cs="Arial"/>
        </w:rPr>
        <w:fldChar w:fldCharType="separate"/>
      </w:r>
      <w:r w:rsidR="000348DA">
        <w:rPr>
          <w:rFonts w:cs="Arial"/>
          <w:noProof/>
        </w:rPr>
        <w:t>(42)</w:t>
      </w:r>
      <w:r w:rsidR="007F4D39">
        <w:rPr>
          <w:rFonts w:cs="Arial"/>
        </w:rPr>
        <w:fldChar w:fldCharType="end"/>
      </w:r>
      <w:r w:rsidR="00247BDE">
        <w:rPr>
          <w:rFonts w:cs="Arial"/>
        </w:rPr>
        <w:t>.</w:t>
      </w:r>
    </w:p>
    <w:p w14:paraId="3FF2F5FA" w14:textId="66AAB2C5" w:rsidR="00B756C4" w:rsidRDefault="008B4E78" w:rsidP="00390B90">
      <w:pPr>
        <w:widowControl w:val="0"/>
        <w:spacing w:line="276" w:lineRule="auto"/>
        <w:rPr>
          <w:rFonts w:cs="Arial"/>
        </w:rPr>
      </w:pPr>
      <w:r>
        <w:rPr>
          <w:rFonts w:cs="Arial"/>
        </w:rPr>
        <w:t xml:space="preserve">NS5806 </w:t>
      </w:r>
      <w:r w:rsidR="00F71E30">
        <w:rPr>
          <w:rFonts w:cs="Arial"/>
        </w:rPr>
        <w:t>strongly increased the</w:t>
      </w:r>
      <w:r>
        <w:rPr>
          <w:rFonts w:cs="Arial"/>
        </w:rPr>
        <w:t xml:space="preserve"> calcium </w:t>
      </w:r>
      <w:r w:rsidR="00F71E30">
        <w:rPr>
          <w:rFonts w:cs="Arial"/>
        </w:rPr>
        <w:t>sensitivity of force</w:t>
      </w:r>
      <w:r w:rsidR="00D0706C">
        <w:rPr>
          <w:rFonts w:cs="Arial"/>
        </w:rPr>
        <w:t xml:space="preserve"> development</w:t>
      </w:r>
      <w:r w:rsidR="00F71E30">
        <w:rPr>
          <w:rFonts w:cs="Arial"/>
        </w:rPr>
        <w:t xml:space="preserve"> of </w:t>
      </w:r>
      <w:proofErr w:type="spellStart"/>
      <w:r w:rsidR="00F71E30">
        <w:rPr>
          <w:rFonts w:cs="Arial"/>
        </w:rPr>
        <w:t>demembranated</w:t>
      </w:r>
      <w:proofErr w:type="spellEnd"/>
      <w:r w:rsidR="00F71E30">
        <w:rPr>
          <w:rFonts w:cs="Arial"/>
        </w:rPr>
        <w:t xml:space="preserve"> human muscle strips</w:t>
      </w:r>
      <w:r w:rsidR="00B04E60">
        <w:rPr>
          <w:rFonts w:cs="Arial"/>
        </w:rPr>
        <w:t xml:space="preserve"> as indicated by an increase in pCa</w:t>
      </w:r>
      <w:r w:rsidR="00B04E60" w:rsidRPr="00B04E60">
        <w:rPr>
          <w:rFonts w:cs="Arial"/>
          <w:vertAlign w:val="subscript"/>
        </w:rPr>
        <w:t>50</w:t>
      </w:r>
      <w:r w:rsidR="00BA33F2">
        <w:rPr>
          <w:rFonts w:cs="Arial"/>
        </w:rPr>
        <w:t xml:space="preserve"> by about 0.2 </w:t>
      </w:r>
      <w:proofErr w:type="spellStart"/>
      <w:r w:rsidR="00BA33F2">
        <w:rPr>
          <w:rFonts w:cs="Arial"/>
        </w:rPr>
        <w:t>pCa</w:t>
      </w:r>
      <w:proofErr w:type="spellEnd"/>
      <w:r w:rsidR="00D0706C">
        <w:rPr>
          <w:rFonts w:cs="Arial"/>
        </w:rPr>
        <w:t xml:space="preserve">. </w:t>
      </w:r>
      <w:r w:rsidR="00B543B5">
        <w:rPr>
          <w:rFonts w:cs="Arial"/>
        </w:rPr>
        <w:t>Similarly</w:t>
      </w:r>
      <w:r w:rsidR="00D0706C">
        <w:rPr>
          <w:rFonts w:cs="Arial"/>
        </w:rPr>
        <w:t>, there was a trend towards a lower steepness of the force-</w:t>
      </w:r>
      <w:proofErr w:type="spellStart"/>
      <w:r w:rsidR="00D0706C">
        <w:rPr>
          <w:rFonts w:cs="Arial"/>
        </w:rPr>
        <w:t>pCa</w:t>
      </w:r>
      <w:proofErr w:type="spellEnd"/>
      <w:r w:rsidR="00D0706C">
        <w:rPr>
          <w:rFonts w:cs="Arial"/>
        </w:rPr>
        <w:t xml:space="preserve"> relation as indicated by the Hill coefficients (</w:t>
      </w:r>
      <w:proofErr w:type="spellStart"/>
      <w:r w:rsidR="00D0706C">
        <w:rPr>
          <w:rFonts w:cs="Arial"/>
        </w:rPr>
        <w:t>n</w:t>
      </w:r>
      <w:r w:rsidR="00D0706C" w:rsidRPr="005A620A">
        <w:rPr>
          <w:rFonts w:cs="Arial"/>
          <w:vertAlign w:val="subscript"/>
        </w:rPr>
        <w:t>H</w:t>
      </w:r>
      <w:proofErr w:type="spellEnd"/>
      <w:r w:rsidR="00D0706C">
        <w:rPr>
          <w:rFonts w:cs="Arial"/>
        </w:rPr>
        <w:t>), which however, did not reach statistical significance</w:t>
      </w:r>
      <w:r w:rsidR="005A620A">
        <w:rPr>
          <w:rFonts w:cs="Arial"/>
        </w:rPr>
        <w:t xml:space="preserve"> </w:t>
      </w:r>
      <w:r w:rsidR="00D10086">
        <w:rPr>
          <w:rFonts w:cs="Arial"/>
        </w:rPr>
        <w:t>(Fig. 5A and B)</w:t>
      </w:r>
      <w:r w:rsidR="005A620A">
        <w:rPr>
          <w:rFonts w:cs="Arial"/>
        </w:rPr>
        <w:t>.</w:t>
      </w:r>
      <w:r w:rsidR="00D0706C">
        <w:rPr>
          <w:rFonts w:cs="Arial"/>
        </w:rPr>
        <w:t xml:space="preserve"> </w:t>
      </w:r>
      <w:r w:rsidR="00BA33F2">
        <w:rPr>
          <w:rFonts w:cs="Arial"/>
        </w:rPr>
        <w:t xml:space="preserve">Moreover, NS5806 </w:t>
      </w:r>
      <w:r w:rsidR="00AD21FF">
        <w:rPr>
          <w:rFonts w:cs="Arial"/>
        </w:rPr>
        <w:t xml:space="preserve">increased the maximal active isometric force </w:t>
      </w:r>
      <w:r w:rsidR="005A620A">
        <w:rPr>
          <w:rFonts w:cs="Arial"/>
        </w:rPr>
        <w:t>at full calcium activation</w:t>
      </w:r>
      <w:r w:rsidR="00D0706C">
        <w:rPr>
          <w:rFonts w:cs="Arial"/>
        </w:rPr>
        <w:t xml:space="preserve"> (</w:t>
      </w:r>
      <w:proofErr w:type="spellStart"/>
      <w:r w:rsidR="00D0706C">
        <w:rPr>
          <w:rFonts w:cs="Arial"/>
        </w:rPr>
        <w:t>pCa</w:t>
      </w:r>
      <w:proofErr w:type="spellEnd"/>
      <w:r w:rsidR="00D0706C">
        <w:rPr>
          <w:rFonts w:cs="Arial"/>
        </w:rPr>
        <w:t xml:space="preserve"> </w:t>
      </w:r>
      <w:r w:rsidR="00D0706C">
        <w:rPr>
          <w:rFonts w:cs="Arial"/>
        </w:rPr>
        <w:lastRenderedPageBreak/>
        <w:t>4.5)</w:t>
      </w:r>
      <w:r w:rsidR="005A620A">
        <w:rPr>
          <w:rFonts w:cs="Arial"/>
        </w:rPr>
        <w:t xml:space="preserve"> </w:t>
      </w:r>
      <w:r w:rsidR="00AD21FF">
        <w:rPr>
          <w:rFonts w:cs="Arial"/>
        </w:rPr>
        <w:t>by about 10%</w:t>
      </w:r>
      <w:r w:rsidR="00272953">
        <w:rPr>
          <w:rFonts w:cs="Arial"/>
        </w:rPr>
        <w:t xml:space="preserve">. The net effect is a large increase in the active force development of human cardiac muscle at </w:t>
      </w:r>
      <w:r w:rsidR="005A620A">
        <w:rPr>
          <w:rFonts w:cs="Arial"/>
        </w:rPr>
        <w:t>calcium concentrations close to the value measured in intact muscle cells during systole (</w:t>
      </w:r>
      <w:proofErr w:type="spellStart"/>
      <w:r w:rsidR="005A620A">
        <w:rPr>
          <w:rFonts w:cs="Arial"/>
        </w:rPr>
        <w:t>pCa</w:t>
      </w:r>
      <w:proofErr w:type="spellEnd"/>
      <w:r w:rsidR="005A620A">
        <w:rPr>
          <w:rFonts w:cs="Arial"/>
        </w:rPr>
        <w:t xml:space="preserve"> 5.8-6)</w:t>
      </w:r>
      <w:r w:rsidR="00EA38C4">
        <w:rPr>
          <w:rFonts w:cs="Arial"/>
        </w:rPr>
        <w:t>.</w:t>
      </w:r>
      <w:r w:rsidR="00B543B5">
        <w:rPr>
          <w:rFonts w:cs="Arial"/>
        </w:rPr>
        <w:t xml:space="preserve"> The functional effects of NS5806 are in very good agreement with the idea that </w:t>
      </w:r>
      <w:r w:rsidR="005B1B1B">
        <w:rPr>
          <w:rFonts w:cs="Arial"/>
        </w:rPr>
        <w:t>the compound</w:t>
      </w:r>
      <w:r w:rsidR="008051DC">
        <w:rPr>
          <w:rFonts w:cs="Arial"/>
        </w:rPr>
        <w:t xml:space="preserve"> stabilizes</w:t>
      </w:r>
      <w:r w:rsidR="005B1B1B">
        <w:rPr>
          <w:rFonts w:cs="Arial"/>
        </w:rPr>
        <w:t xml:space="preserve"> the interaction between </w:t>
      </w:r>
      <w:proofErr w:type="spellStart"/>
      <w:r w:rsidR="005B1B1B">
        <w:rPr>
          <w:rFonts w:cs="Arial"/>
        </w:rPr>
        <w:t>cTnC</w:t>
      </w:r>
      <w:proofErr w:type="spellEnd"/>
      <w:r w:rsidR="005B1B1B">
        <w:rPr>
          <w:rFonts w:cs="Arial"/>
        </w:rPr>
        <w:t>, Ca</w:t>
      </w:r>
      <w:r w:rsidR="005B1B1B" w:rsidRPr="005B1B1B">
        <w:rPr>
          <w:rFonts w:cs="Arial"/>
          <w:vertAlign w:val="superscript"/>
        </w:rPr>
        <w:t>2+</w:t>
      </w:r>
      <w:r w:rsidR="005B1B1B">
        <w:rPr>
          <w:rFonts w:cs="Arial"/>
        </w:rPr>
        <w:t xml:space="preserve"> and the switch region of </w:t>
      </w:r>
      <w:proofErr w:type="spellStart"/>
      <w:r w:rsidR="005B1B1B">
        <w:rPr>
          <w:rFonts w:cs="Arial"/>
        </w:rPr>
        <w:t>cTnI</w:t>
      </w:r>
      <w:proofErr w:type="spellEnd"/>
      <w:r w:rsidR="005B1B1B">
        <w:rPr>
          <w:rFonts w:cs="Arial"/>
        </w:rPr>
        <w:t xml:space="preserve"> in</w:t>
      </w:r>
      <w:r w:rsidR="00BF0414">
        <w:rPr>
          <w:rFonts w:cs="Arial"/>
        </w:rPr>
        <w:t xml:space="preserve"> </w:t>
      </w:r>
      <w:r w:rsidR="005B1B1B">
        <w:rPr>
          <w:rFonts w:cs="Arial"/>
        </w:rPr>
        <w:t>situ and therefore acts as a calcium sensitizer</w:t>
      </w:r>
      <w:r w:rsidR="000D3EA1">
        <w:rPr>
          <w:rFonts w:cs="Arial"/>
        </w:rPr>
        <w:t xml:space="preserve"> of the</w:t>
      </w:r>
      <w:r w:rsidR="003C2137">
        <w:rPr>
          <w:rFonts w:cs="Arial"/>
        </w:rPr>
        <w:t xml:space="preserve"> contractile</w:t>
      </w:r>
      <w:r w:rsidR="000D3EA1">
        <w:rPr>
          <w:rFonts w:cs="Arial"/>
        </w:rPr>
        <w:t xml:space="preserve"> myofilaments</w:t>
      </w:r>
      <w:r w:rsidR="002C3473">
        <w:rPr>
          <w:rFonts w:cs="Arial"/>
        </w:rPr>
        <w:t xml:space="preserve">. </w:t>
      </w:r>
      <w:r w:rsidR="008B5118">
        <w:rPr>
          <w:rFonts w:cs="Arial"/>
        </w:rPr>
        <w:t>Interestingly, t</w:t>
      </w:r>
      <w:r w:rsidR="000745DF">
        <w:rPr>
          <w:rFonts w:cs="Arial"/>
        </w:rPr>
        <w:t xml:space="preserve">he functional effects of NS5806 on </w:t>
      </w:r>
      <w:proofErr w:type="spellStart"/>
      <w:r w:rsidR="000745DF">
        <w:rPr>
          <w:rFonts w:cs="Arial"/>
        </w:rPr>
        <w:t>demembranted</w:t>
      </w:r>
      <w:proofErr w:type="spellEnd"/>
      <w:r w:rsidR="000745DF">
        <w:rPr>
          <w:rFonts w:cs="Arial"/>
        </w:rPr>
        <w:t xml:space="preserve"> cardiac muscle </w:t>
      </w:r>
      <w:proofErr w:type="spellStart"/>
      <w:r w:rsidR="000745DF">
        <w:rPr>
          <w:rFonts w:cs="Arial"/>
        </w:rPr>
        <w:t>fibres</w:t>
      </w:r>
      <w:proofErr w:type="spellEnd"/>
      <w:r w:rsidR="000745DF">
        <w:rPr>
          <w:rFonts w:cs="Arial"/>
        </w:rPr>
        <w:t xml:space="preserve"> </w:t>
      </w:r>
      <w:r w:rsidR="00201158">
        <w:rPr>
          <w:rFonts w:cs="Arial"/>
        </w:rPr>
        <w:t>(</w:t>
      </w:r>
      <w:proofErr w:type="gramStart"/>
      <w:r w:rsidR="00201158">
        <w:rPr>
          <w:rFonts w:cs="Arial"/>
        </w:rPr>
        <w:t>i.e.</w:t>
      </w:r>
      <w:proofErr w:type="gramEnd"/>
      <w:r w:rsidR="00201158">
        <w:rPr>
          <w:rFonts w:cs="Arial"/>
        </w:rPr>
        <w:t xml:space="preserve"> increase in maximal force production) </w:t>
      </w:r>
      <w:r w:rsidR="008B5118">
        <w:rPr>
          <w:rFonts w:cs="Arial"/>
        </w:rPr>
        <w:t>are di</w:t>
      </w:r>
      <w:r w:rsidR="00201158">
        <w:rPr>
          <w:rFonts w:cs="Arial"/>
        </w:rPr>
        <w:t>fferent</w:t>
      </w:r>
      <w:r w:rsidR="008B5118">
        <w:rPr>
          <w:rFonts w:cs="Arial"/>
        </w:rPr>
        <w:t xml:space="preserve"> to those reported for the troponin activator RPI-194</w:t>
      </w:r>
      <w:r w:rsidR="00201158">
        <w:rPr>
          <w:rFonts w:cs="Arial"/>
        </w:rPr>
        <w:t xml:space="preserve"> </w:t>
      </w:r>
      <w:r w:rsidR="00201158">
        <w:rPr>
          <w:rFonts w:cs="Arial"/>
        </w:rPr>
        <w:fldChar w:fldCharType="begin">
          <w:fldData xml:space="preserve">PEVuZE5vdGU+PENpdGU+PEF1dGhvcj5NYWhtdWQ8L0F1dGhvcj48WWVhcj4yMDIyPC9ZZWFyPjxS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</w:fldData>
        </w:fldChar>
      </w:r>
      <w:r w:rsidR="000348DA">
        <w:rPr>
          <w:rFonts w:cs="Arial"/>
        </w:rPr>
        <w:instrText xml:space="preserve"> ADDIN EN.CITE </w:instrText>
      </w:r>
      <w:r w:rsidR="000348DA">
        <w:rPr>
          <w:rFonts w:cs="Arial"/>
        </w:rPr>
        <w:fldChar w:fldCharType="begin">
          <w:fldData xml:space="preserve">PEVuZE5vdGU+PENpdGU+PEF1dGhvcj5NYWhtdWQ8L0F1dGhvcj48WWVhcj4yMDIyPC9ZZWFyPjxS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</w:fldData>
        </w:fldChar>
      </w:r>
      <w:r w:rsidR="000348DA">
        <w:rPr>
          <w:rFonts w:cs="Arial"/>
        </w:rPr>
        <w:instrText xml:space="preserve"> ADDIN EN.CITE.DATA </w:instrText>
      </w:r>
      <w:r w:rsidR="000348DA">
        <w:rPr>
          <w:rFonts w:cs="Arial"/>
        </w:rPr>
      </w:r>
      <w:r w:rsidR="000348DA">
        <w:rPr>
          <w:rFonts w:cs="Arial"/>
        </w:rPr>
        <w:fldChar w:fldCharType="end"/>
      </w:r>
      <w:r w:rsidR="00201158">
        <w:rPr>
          <w:rFonts w:cs="Arial"/>
        </w:rPr>
      </w:r>
      <w:r w:rsidR="00201158">
        <w:rPr>
          <w:rFonts w:cs="Arial"/>
        </w:rPr>
        <w:fldChar w:fldCharType="separate"/>
      </w:r>
      <w:r w:rsidR="000348DA">
        <w:rPr>
          <w:rFonts w:cs="Arial"/>
          <w:noProof/>
        </w:rPr>
        <w:t>(33)</w:t>
      </w:r>
      <w:r w:rsidR="00201158">
        <w:rPr>
          <w:rFonts w:cs="Arial"/>
        </w:rPr>
        <w:fldChar w:fldCharType="end"/>
      </w:r>
      <w:r w:rsidR="008B5118">
        <w:rPr>
          <w:rFonts w:cs="Arial"/>
        </w:rPr>
        <w:t>, suggesting</w:t>
      </w:r>
      <w:r w:rsidR="00201158">
        <w:rPr>
          <w:rFonts w:cs="Arial"/>
        </w:rPr>
        <w:t xml:space="preserve"> that both molecules stabilize </w:t>
      </w:r>
      <w:r w:rsidR="00EE1AC4">
        <w:rPr>
          <w:rFonts w:cs="Arial"/>
        </w:rPr>
        <w:t>activated troponin via distinct mech</w:t>
      </w:r>
      <w:r w:rsidR="00AC7B18">
        <w:rPr>
          <w:rFonts w:cs="Arial"/>
        </w:rPr>
        <w:t>a</w:t>
      </w:r>
      <w:r w:rsidR="00EE1AC4">
        <w:rPr>
          <w:rFonts w:cs="Arial"/>
        </w:rPr>
        <w:t>ni</w:t>
      </w:r>
      <w:r w:rsidR="00FA3556">
        <w:rPr>
          <w:rFonts w:cs="Arial"/>
        </w:rPr>
        <w:t>s</w:t>
      </w:r>
      <w:r w:rsidR="00EE1AC4">
        <w:rPr>
          <w:rFonts w:cs="Arial"/>
        </w:rPr>
        <w:t>m</w:t>
      </w:r>
      <w:r w:rsidR="00FA3556">
        <w:rPr>
          <w:rFonts w:cs="Arial"/>
        </w:rPr>
        <w:t>s</w:t>
      </w:r>
      <w:r w:rsidR="00EE1AC4">
        <w:rPr>
          <w:rFonts w:cs="Arial"/>
        </w:rPr>
        <w:t>.</w:t>
      </w:r>
    </w:p>
    <w:p w14:paraId="098D2A3A" w14:textId="1CDC84E7" w:rsidR="00867D89" w:rsidRDefault="00EA38C4" w:rsidP="00390B90">
      <w:pPr>
        <w:widowControl w:val="0"/>
        <w:spacing w:line="276" w:lineRule="auto"/>
        <w:rPr>
          <w:rFonts w:cs="Arial"/>
        </w:rPr>
      </w:pPr>
      <w:r>
        <w:rPr>
          <w:rFonts w:cs="Arial"/>
        </w:rPr>
        <w:t xml:space="preserve">In contrast, </w:t>
      </w:r>
      <w:proofErr w:type="spellStart"/>
      <w:r w:rsidR="00D276BD">
        <w:rPr>
          <w:rFonts w:cs="Arial"/>
        </w:rPr>
        <w:t>C</w:t>
      </w:r>
      <w:r w:rsidR="00F41507">
        <w:rPr>
          <w:rFonts w:cs="Arial"/>
        </w:rPr>
        <w:t>l</w:t>
      </w:r>
      <w:r w:rsidR="00D276BD">
        <w:rPr>
          <w:rFonts w:cs="Arial"/>
        </w:rPr>
        <w:t>aramine</w:t>
      </w:r>
      <w:proofErr w:type="spellEnd"/>
      <w:r w:rsidR="00D276BD">
        <w:rPr>
          <w:rFonts w:cs="Arial"/>
        </w:rPr>
        <w:t xml:space="preserve"> had no or little</w:t>
      </w:r>
      <w:r w:rsidR="00B539C1">
        <w:rPr>
          <w:rFonts w:cs="Arial"/>
        </w:rPr>
        <w:t xml:space="preserve"> effect on </w:t>
      </w:r>
      <w:r w:rsidR="00552DC8">
        <w:rPr>
          <w:rFonts w:cs="Arial"/>
        </w:rPr>
        <w:t>the force-</w:t>
      </w:r>
      <w:proofErr w:type="spellStart"/>
      <w:r w:rsidR="00552DC8">
        <w:rPr>
          <w:rFonts w:cs="Arial"/>
        </w:rPr>
        <w:t>pCa</w:t>
      </w:r>
      <w:proofErr w:type="spellEnd"/>
      <w:r w:rsidR="00552DC8">
        <w:rPr>
          <w:rFonts w:cs="Arial"/>
        </w:rPr>
        <w:t xml:space="preserve"> relation</w:t>
      </w:r>
      <w:r>
        <w:rPr>
          <w:rFonts w:cs="Arial"/>
        </w:rPr>
        <w:t xml:space="preserve"> </w:t>
      </w:r>
      <w:r w:rsidR="00552DC8">
        <w:rPr>
          <w:rFonts w:cs="Arial"/>
        </w:rPr>
        <w:t xml:space="preserve">of </w:t>
      </w:r>
      <w:proofErr w:type="spellStart"/>
      <w:r w:rsidR="00B32998">
        <w:rPr>
          <w:rFonts w:cs="Arial"/>
        </w:rPr>
        <w:t>demembr</w:t>
      </w:r>
      <w:r w:rsidR="00B5040B">
        <w:rPr>
          <w:rFonts w:cs="Arial"/>
        </w:rPr>
        <w:t>a</w:t>
      </w:r>
      <w:r w:rsidR="00B32998">
        <w:rPr>
          <w:rFonts w:cs="Arial"/>
        </w:rPr>
        <w:t>nated</w:t>
      </w:r>
      <w:proofErr w:type="spellEnd"/>
      <w:r w:rsidR="00B32998">
        <w:rPr>
          <w:rFonts w:cs="Arial"/>
        </w:rPr>
        <w:t xml:space="preserve"> human cardiac muscle cells (Fig. 5A and 5B).</w:t>
      </w:r>
      <w:r w:rsidR="00D276BD">
        <w:rPr>
          <w:rFonts w:cs="Arial"/>
        </w:rPr>
        <w:t xml:space="preserve"> </w:t>
      </w:r>
      <w:proofErr w:type="spellStart"/>
      <w:r w:rsidR="00D276BD">
        <w:rPr>
          <w:rFonts w:cs="Arial"/>
        </w:rPr>
        <w:t>Fur</w:t>
      </w:r>
      <w:r w:rsidR="00F41507">
        <w:rPr>
          <w:rFonts w:cs="Arial"/>
        </w:rPr>
        <w:t>a</w:t>
      </w:r>
      <w:r w:rsidR="00D276BD">
        <w:rPr>
          <w:rFonts w:cs="Arial"/>
        </w:rPr>
        <w:t>madine</w:t>
      </w:r>
      <w:proofErr w:type="spellEnd"/>
      <w:r w:rsidR="00D276BD">
        <w:rPr>
          <w:rFonts w:cs="Arial"/>
        </w:rPr>
        <w:t xml:space="preserve"> slightly increased the calcium sensitivity of </w:t>
      </w:r>
      <w:proofErr w:type="spellStart"/>
      <w:r w:rsidR="00D276BD">
        <w:rPr>
          <w:rFonts w:cs="Arial"/>
        </w:rPr>
        <w:t>demembranated</w:t>
      </w:r>
      <w:proofErr w:type="spellEnd"/>
      <w:r w:rsidR="00D276BD">
        <w:rPr>
          <w:rFonts w:cs="Arial"/>
        </w:rPr>
        <w:t xml:space="preserve"> human cardiac muscle </w:t>
      </w:r>
      <w:r w:rsidR="000A7370">
        <w:rPr>
          <w:rFonts w:cs="Arial"/>
        </w:rPr>
        <w:t>strips but had no effect on the steepness of the force-</w:t>
      </w:r>
      <w:proofErr w:type="spellStart"/>
      <w:r w:rsidR="000A7370">
        <w:rPr>
          <w:rFonts w:cs="Arial"/>
        </w:rPr>
        <w:t>pCa</w:t>
      </w:r>
      <w:proofErr w:type="spellEnd"/>
      <w:r w:rsidR="000A7370">
        <w:rPr>
          <w:rFonts w:cs="Arial"/>
        </w:rPr>
        <w:t xml:space="preserve"> relation or maximal force development. </w:t>
      </w:r>
      <w:r w:rsidR="00C61DA5">
        <w:rPr>
          <w:rFonts w:cs="Arial"/>
        </w:rPr>
        <w:t xml:space="preserve">It is likely that the high </w:t>
      </w:r>
      <w:r w:rsidR="0023661D">
        <w:rPr>
          <w:rFonts w:cs="Arial"/>
        </w:rPr>
        <w:t xml:space="preserve">binding affinity and </w:t>
      </w:r>
      <w:r w:rsidR="00B5040B">
        <w:rPr>
          <w:rFonts w:cs="Arial"/>
        </w:rPr>
        <w:t>local concentration</w:t>
      </w:r>
      <w:r w:rsidR="00C07D52">
        <w:rPr>
          <w:rFonts w:cs="Arial"/>
        </w:rPr>
        <w:t>s</w:t>
      </w:r>
      <w:r w:rsidR="00B5040B">
        <w:rPr>
          <w:rFonts w:cs="Arial"/>
        </w:rPr>
        <w:t xml:space="preserve"> of </w:t>
      </w:r>
      <w:proofErr w:type="spellStart"/>
      <w:r w:rsidR="0023661D">
        <w:rPr>
          <w:rFonts w:cs="Arial"/>
        </w:rPr>
        <w:t>C</w:t>
      </w:r>
      <w:r w:rsidR="00B5040B">
        <w:rPr>
          <w:rFonts w:cs="Arial"/>
        </w:rPr>
        <w:t>cTn</w:t>
      </w:r>
      <w:r w:rsidR="0023661D">
        <w:rPr>
          <w:rFonts w:cs="Arial"/>
        </w:rPr>
        <w:t>C</w:t>
      </w:r>
      <w:proofErr w:type="spellEnd"/>
      <w:r w:rsidR="0023661D">
        <w:rPr>
          <w:rFonts w:cs="Arial"/>
        </w:rPr>
        <w:t xml:space="preserve"> and</w:t>
      </w:r>
      <w:r w:rsidR="00B5040B">
        <w:rPr>
          <w:rFonts w:cs="Arial"/>
        </w:rPr>
        <w:t xml:space="preserve"> </w:t>
      </w:r>
      <w:proofErr w:type="spellStart"/>
      <w:r w:rsidR="00B5040B">
        <w:rPr>
          <w:rFonts w:cs="Arial"/>
        </w:rPr>
        <w:t>cTnI</w:t>
      </w:r>
      <w:r w:rsidR="00B5040B" w:rsidRPr="00C61DA5">
        <w:rPr>
          <w:rFonts w:cs="Arial"/>
          <w:vertAlign w:val="subscript"/>
        </w:rPr>
        <w:t>AR</w:t>
      </w:r>
      <w:proofErr w:type="spellEnd"/>
      <w:r w:rsidR="00B5040B">
        <w:rPr>
          <w:rFonts w:cs="Arial"/>
        </w:rPr>
        <w:t xml:space="preserve"> </w:t>
      </w:r>
      <w:r w:rsidR="00C61DA5">
        <w:rPr>
          <w:rFonts w:cs="Arial"/>
        </w:rPr>
        <w:t xml:space="preserve">in the myofilaments </w:t>
      </w:r>
      <w:r w:rsidR="00C07D52">
        <w:rPr>
          <w:rFonts w:cs="Arial"/>
        </w:rPr>
        <w:t xml:space="preserve">cannot be overcome by small molecule effectors that bind </w:t>
      </w:r>
      <w:proofErr w:type="spellStart"/>
      <w:r w:rsidR="00C07D52">
        <w:rPr>
          <w:rFonts w:cs="Arial"/>
        </w:rPr>
        <w:t>CcTnC</w:t>
      </w:r>
      <w:proofErr w:type="spellEnd"/>
      <w:r w:rsidR="00C07D52">
        <w:rPr>
          <w:rFonts w:cs="Arial"/>
        </w:rPr>
        <w:t xml:space="preserve"> with </w:t>
      </w:r>
      <w:r w:rsidR="009A7A61">
        <w:rPr>
          <w:rFonts w:cs="Arial"/>
        </w:rPr>
        <w:t xml:space="preserve">only </w:t>
      </w:r>
      <w:r w:rsidR="00C07D52">
        <w:rPr>
          <w:rFonts w:cs="Arial"/>
        </w:rPr>
        <w:t>micromolar affinity</w:t>
      </w:r>
      <w:r w:rsidR="00AC4D46">
        <w:rPr>
          <w:rFonts w:cs="Arial"/>
        </w:rPr>
        <w:t xml:space="preserve"> in the concentration range teste</w:t>
      </w:r>
      <w:r w:rsidR="00B50289">
        <w:rPr>
          <w:rFonts w:cs="Arial"/>
        </w:rPr>
        <w:t>d</w:t>
      </w:r>
      <w:r w:rsidR="00AC4D46">
        <w:rPr>
          <w:rFonts w:cs="Arial"/>
        </w:rPr>
        <w:t xml:space="preserve"> (</w:t>
      </w:r>
      <w:r w:rsidR="003C2339">
        <w:rPr>
          <w:rFonts w:cs="Arial"/>
        </w:rPr>
        <w:t>≤</w:t>
      </w:r>
      <w:r w:rsidR="00AC4D46">
        <w:rPr>
          <w:rFonts w:cs="Arial"/>
        </w:rPr>
        <w:t xml:space="preserve">100 </w:t>
      </w:r>
      <w:r w:rsidR="00AC4D46" w:rsidRPr="00AC4D46">
        <w:rPr>
          <w:rFonts w:ascii="Symbol" w:hAnsi="Symbol" w:cs="Arial"/>
        </w:rPr>
        <w:t>m</w:t>
      </w:r>
      <w:r w:rsidR="00AC4D46">
        <w:rPr>
          <w:rFonts w:cs="Arial"/>
        </w:rPr>
        <w:t>mol/L).</w:t>
      </w:r>
      <w:r w:rsidR="00411BB1">
        <w:rPr>
          <w:rFonts w:cs="Arial"/>
        </w:rPr>
        <w:t xml:space="preserve"> </w:t>
      </w:r>
    </w:p>
    <w:p w14:paraId="2C327F0F" w14:textId="77777777" w:rsidR="00867D89" w:rsidRDefault="00867D89" w:rsidP="00390B90">
      <w:pPr>
        <w:widowControl w:val="0"/>
        <w:spacing w:line="276" w:lineRule="auto"/>
        <w:rPr>
          <w:rFonts w:cs="Arial"/>
        </w:rPr>
      </w:pPr>
    </w:p>
    <w:p w14:paraId="28C3B3D9" w14:textId="628800DC" w:rsidR="00470916" w:rsidRDefault="00E44657" w:rsidP="00966614">
      <w:pPr>
        <w:rPr>
          <w:rFonts w:cs="Arial"/>
          <w:b/>
          <w:bCs/>
          <w:sz w:val="24"/>
          <w:szCs w:val="24"/>
        </w:rPr>
      </w:pPr>
      <w:r>
        <w:rPr>
          <w:rFonts w:cs="Arial"/>
          <w:b/>
          <w:bCs/>
          <w:sz w:val="24"/>
          <w:szCs w:val="24"/>
        </w:rPr>
        <w:t>Conclusion</w:t>
      </w:r>
      <w:r w:rsidR="00FF39FD">
        <w:rPr>
          <w:rFonts w:cs="Arial"/>
          <w:b/>
          <w:bCs/>
          <w:sz w:val="24"/>
          <w:szCs w:val="24"/>
        </w:rPr>
        <w:t>s</w:t>
      </w:r>
    </w:p>
    <w:p w14:paraId="5F211BBC" w14:textId="49C08F6A" w:rsidR="00983695" w:rsidRDefault="00A7477C" w:rsidP="00AC539A">
      <w:pPr>
        <w:spacing w:line="276" w:lineRule="auto"/>
        <w:rPr>
          <w:rFonts w:cs="Arial"/>
        </w:rPr>
      </w:pPr>
      <w:r>
        <w:rPr>
          <w:rFonts w:cs="Arial"/>
        </w:rPr>
        <w:t xml:space="preserve">The myofilaments have become an attractive </w:t>
      </w:r>
      <w:r w:rsidR="00B96B93">
        <w:rPr>
          <w:rFonts w:cs="Arial"/>
        </w:rPr>
        <w:t xml:space="preserve">therapeutic </w:t>
      </w:r>
      <w:r>
        <w:rPr>
          <w:rFonts w:cs="Arial"/>
        </w:rPr>
        <w:t>target</w:t>
      </w:r>
      <w:r w:rsidR="00B96B93">
        <w:rPr>
          <w:rFonts w:cs="Arial"/>
        </w:rPr>
        <w:t xml:space="preserve"> for the treatment of </w:t>
      </w:r>
      <w:r w:rsidR="00E623B8">
        <w:rPr>
          <w:rFonts w:cs="Arial"/>
        </w:rPr>
        <w:t xml:space="preserve">both </w:t>
      </w:r>
      <w:r w:rsidR="00B96B93">
        <w:rPr>
          <w:rFonts w:cs="Arial"/>
        </w:rPr>
        <w:t>cardiomyopathies and heart failur</w:t>
      </w:r>
      <w:r w:rsidR="00FD6EEE">
        <w:rPr>
          <w:rFonts w:cs="Arial"/>
        </w:rPr>
        <w:t xml:space="preserve">e </w:t>
      </w:r>
      <w:r w:rsidR="00FD6EEE">
        <w:rPr>
          <w:rFonts w:cs="Arial"/>
        </w:rPr>
        <w:fldChar w:fldCharType="begin">
          <w:fldData xml:space="preserve">PEVuZE5vdGU+PENpdGU+PEF1dGhvcj5Id2FuZzwvQXV0aG9yPjxZZWFyPjIwMTU8L1llYXI+PFJl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</w:fldData>
        </w:fldChar>
      </w:r>
      <w:r w:rsidR="000348DA">
        <w:rPr>
          <w:rFonts w:cs="Arial"/>
        </w:rPr>
        <w:instrText xml:space="preserve"> ADDIN EN.CITE </w:instrText>
      </w:r>
      <w:r w:rsidR="000348DA">
        <w:rPr>
          <w:rFonts w:cs="Arial"/>
        </w:rPr>
        <w:fldChar w:fldCharType="begin">
          <w:fldData xml:space="preserve">PEVuZE5vdGU+PENpdGU+PEF1dGhvcj5Id2FuZzwvQXV0aG9yPjxZZWFyPjIwMTU8L1llYXI+PFJl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</w:fldData>
        </w:fldChar>
      </w:r>
      <w:r w:rsidR="000348DA">
        <w:rPr>
          <w:rFonts w:cs="Arial"/>
        </w:rPr>
        <w:instrText xml:space="preserve"> ADDIN EN.CITE.DATA </w:instrText>
      </w:r>
      <w:r w:rsidR="000348DA">
        <w:rPr>
          <w:rFonts w:cs="Arial"/>
        </w:rPr>
      </w:r>
      <w:r w:rsidR="000348DA">
        <w:rPr>
          <w:rFonts w:cs="Arial"/>
        </w:rPr>
        <w:fldChar w:fldCharType="end"/>
      </w:r>
      <w:r w:rsidR="00FD6EEE">
        <w:rPr>
          <w:rFonts w:cs="Arial"/>
        </w:rPr>
      </w:r>
      <w:r w:rsidR="00FD6EEE">
        <w:rPr>
          <w:rFonts w:cs="Arial"/>
        </w:rPr>
        <w:fldChar w:fldCharType="separate"/>
      </w:r>
      <w:r w:rsidR="000348DA">
        <w:rPr>
          <w:rFonts w:cs="Arial"/>
          <w:noProof/>
        </w:rPr>
        <w:t>(25, 43)</w:t>
      </w:r>
      <w:r w:rsidR="00FD6EEE">
        <w:rPr>
          <w:rFonts w:cs="Arial"/>
        </w:rPr>
        <w:fldChar w:fldCharType="end"/>
      </w:r>
      <w:r w:rsidR="00183DD7">
        <w:rPr>
          <w:rFonts w:cs="Arial"/>
        </w:rPr>
        <w:t xml:space="preserve">, potentially </w:t>
      </w:r>
      <w:r w:rsidR="005A641E">
        <w:rPr>
          <w:rFonts w:cs="Arial"/>
        </w:rPr>
        <w:t xml:space="preserve">increasing efficacy and </w:t>
      </w:r>
      <w:r w:rsidR="00183DD7">
        <w:rPr>
          <w:rFonts w:cs="Arial"/>
        </w:rPr>
        <w:t xml:space="preserve">avoiding unwanted </w:t>
      </w:r>
      <w:r w:rsidR="005A641E">
        <w:rPr>
          <w:rFonts w:cs="Arial"/>
        </w:rPr>
        <w:t>s</w:t>
      </w:r>
      <w:r w:rsidR="00183DD7">
        <w:rPr>
          <w:rFonts w:cs="Arial"/>
        </w:rPr>
        <w:t>ide effects associated with current therapies</w:t>
      </w:r>
      <w:r w:rsidR="00AD760B">
        <w:rPr>
          <w:rFonts w:cs="Arial"/>
        </w:rPr>
        <w:t>.</w:t>
      </w:r>
      <w:r w:rsidR="00463769">
        <w:rPr>
          <w:rFonts w:cs="Arial"/>
        </w:rPr>
        <w:t xml:space="preserve"> Recent</w:t>
      </w:r>
      <w:r w:rsidR="00FA63A1">
        <w:rPr>
          <w:rFonts w:cs="Arial"/>
        </w:rPr>
        <w:t>l</w:t>
      </w:r>
      <w:r w:rsidR="00463769">
        <w:rPr>
          <w:rFonts w:cs="Arial"/>
        </w:rPr>
        <w:t>y,</w:t>
      </w:r>
      <w:r w:rsidR="00F723AE">
        <w:rPr>
          <w:rFonts w:cs="Arial"/>
        </w:rPr>
        <w:t xml:space="preserve"> the cardiac myosin-specific inhibitor</w:t>
      </w:r>
      <w:r w:rsidR="00463769">
        <w:rPr>
          <w:rFonts w:cs="Arial"/>
        </w:rPr>
        <w:t xml:space="preserve"> </w:t>
      </w:r>
      <w:proofErr w:type="spellStart"/>
      <w:r w:rsidR="00463769">
        <w:rPr>
          <w:rFonts w:cs="Arial"/>
        </w:rPr>
        <w:t>Mavacamten</w:t>
      </w:r>
      <w:proofErr w:type="spellEnd"/>
      <w:r w:rsidR="00463769">
        <w:rPr>
          <w:rFonts w:cs="Arial"/>
        </w:rPr>
        <w:t xml:space="preserve"> </w:t>
      </w:r>
      <w:r w:rsidR="00F723AE">
        <w:rPr>
          <w:rFonts w:cs="Arial"/>
        </w:rPr>
        <w:t>(</w:t>
      </w:r>
      <w:r w:rsidR="007337AB">
        <w:rPr>
          <w:rFonts w:cs="Arial"/>
        </w:rPr>
        <w:t xml:space="preserve">now known as </w:t>
      </w:r>
      <w:proofErr w:type="spellStart"/>
      <w:r w:rsidR="00F723AE">
        <w:rPr>
          <w:rFonts w:cs="Arial"/>
        </w:rPr>
        <w:t>Camzyos</w:t>
      </w:r>
      <w:r w:rsidR="00EF210F" w:rsidRPr="00EF210F">
        <w:rPr>
          <w:rFonts w:cs="Arial"/>
          <w:vertAlign w:val="superscript"/>
        </w:rPr>
        <w:t>TM</w:t>
      </w:r>
      <w:proofErr w:type="spellEnd"/>
      <w:r w:rsidR="00F723AE">
        <w:rPr>
          <w:rFonts w:cs="Arial"/>
        </w:rPr>
        <w:t xml:space="preserve">) </w:t>
      </w:r>
      <w:r w:rsidR="00463769">
        <w:rPr>
          <w:rFonts w:cs="Arial"/>
        </w:rPr>
        <w:t xml:space="preserve">was approved by the FDA for the treatment of obstructive HCM </w:t>
      </w:r>
      <w:r w:rsidR="00915685">
        <w:rPr>
          <w:rFonts w:cs="Arial"/>
        </w:rPr>
        <w:fldChar w:fldCharType="begin"/>
      </w:r>
      <w:r w:rsidR="000348DA">
        <w:rPr>
          <w:rFonts w:cs="Arial"/>
        </w:rPr>
        <w:instrText xml:space="preserve"> ADDIN EN.CITE &lt;EndNote&gt;&lt;Cite&gt;&lt;Author&gt;Mullard&lt;/Author&gt;&lt;Year&gt;2022&lt;/Year&gt;&lt;RecNum&gt;4577&lt;/RecNum&gt;&lt;DisplayText&gt;(44)&lt;/DisplayText&gt;&lt;record&gt;&lt;rec-number&gt;4577&lt;/rec-number&gt;&lt;foreign-keys&gt;&lt;key app="EN" db-id="srt5vrexh90wrre2d0ovf9zze559pfrxweer" timestamp="1657970665"&gt;4577&lt;/key&gt;&lt;/foreign-keys&gt;&lt;ref-type name="Journal Article"&gt;17&lt;/ref-type&gt;&lt;contributors&gt;&lt;authors&gt;&lt;author&gt;Mullard, A.&lt;/author&gt;&lt;/authors&gt;&lt;/contributors&gt;&lt;titles&gt;&lt;title&gt;FDA approves first cardiac myosin inhibitor&lt;/title&gt;&lt;secondary-title&gt;Nat Rev Drug Discov&lt;/secondary-title&gt;&lt;/titles&gt;&lt;periodical&gt;&lt;full-title&gt;Nat Rev Drug Discov&lt;/full-title&gt;&lt;/periodical&gt;&lt;pages&gt;406&lt;/pages&gt;&lt;volume&gt;21&lt;/volume&gt;&lt;number&gt;6&lt;/number&gt;&lt;edition&gt;2022/05/11&lt;/edition&gt;&lt;keywords&gt;&lt;keyword&gt;*Cardiac Myosins&lt;/keyword&gt;&lt;keyword&gt;Humans&lt;/keyword&gt;&lt;keyword&gt;United States&lt;/keyword&gt;&lt;keyword&gt;United States Food and Drug Administration&lt;/keyword&gt;&lt;/keywords&gt;&lt;dates&gt;&lt;year&gt;2022&lt;/year&gt;&lt;pub-dates&gt;&lt;date&gt;Jun&lt;/date&gt;&lt;/pub-dates&gt;&lt;/dates&gt;&lt;isbn&gt;1474-1784 (Electronic)&amp;#xD;1474-1776 (Linking)&lt;/isbn&gt;&lt;accession-num&gt;35538237&lt;/accession-num&gt;&lt;urls&gt;&lt;related-urls&gt;&lt;url&gt;https://www.ncbi.nlm.nih.gov/pubmed/35538237&lt;/url&gt;&lt;/related-urls&gt;&lt;/urls&gt;&lt;electronic-resource-num&gt;10.1038/d41573-022-00087-1&lt;/electronic-resource-num&gt;&lt;/record&gt;&lt;/Cite&gt;&lt;/EndNote&gt;</w:instrText>
      </w:r>
      <w:r w:rsidR="00915685">
        <w:rPr>
          <w:rFonts w:cs="Arial"/>
        </w:rPr>
        <w:fldChar w:fldCharType="separate"/>
      </w:r>
      <w:r w:rsidR="000348DA">
        <w:rPr>
          <w:rFonts w:cs="Arial"/>
          <w:noProof/>
        </w:rPr>
        <w:t>(44)</w:t>
      </w:r>
      <w:r w:rsidR="00915685">
        <w:rPr>
          <w:rFonts w:cs="Arial"/>
        </w:rPr>
        <w:fldChar w:fldCharType="end"/>
      </w:r>
      <w:r w:rsidR="00463769">
        <w:rPr>
          <w:rFonts w:cs="Arial"/>
        </w:rPr>
        <w:t>.</w:t>
      </w:r>
      <w:r w:rsidR="007E7B05">
        <w:rPr>
          <w:rFonts w:cs="Arial"/>
        </w:rPr>
        <w:t xml:space="preserve"> </w:t>
      </w:r>
    </w:p>
    <w:p w14:paraId="75D08F83" w14:textId="30925095" w:rsidR="00E444EB" w:rsidRDefault="000B548F" w:rsidP="004C5064">
      <w:pPr>
        <w:spacing w:line="276" w:lineRule="auto"/>
        <w:rPr>
          <w:rFonts w:cs="Arial"/>
        </w:rPr>
      </w:pPr>
      <w:r>
        <w:rPr>
          <w:rFonts w:cs="Arial"/>
        </w:rPr>
        <w:t>Here, w</w:t>
      </w:r>
      <w:r w:rsidR="00895A73">
        <w:rPr>
          <w:rFonts w:cs="Arial"/>
        </w:rPr>
        <w:t xml:space="preserve">e developed novel </w:t>
      </w:r>
      <w:r>
        <w:rPr>
          <w:rFonts w:cs="Arial"/>
        </w:rPr>
        <w:t>HTS</w:t>
      </w:r>
      <w:r w:rsidR="00895A73">
        <w:rPr>
          <w:rFonts w:cs="Arial"/>
        </w:rPr>
        <w:t xml:space="preserve"> </w:t>
      </w:r>
      <w:r w:rsidR="00D076A9">
        <w:rPr>
          <w:rFonts w:cs="Arial"/>
        </w:rPr>
        <w:t>a</w:t>
      </w:r>
      <w:r w:rsidR="00895A73">
        <w:rPr>
          <w:rFonts w:cs="Arial"/>
        </w:rPr>
        <w:t>ssay</w:t>
      </w:r>
      <w:r w:rsidR="001D03EE">
        <w:rPr>
          <w:rFonts w:cs="Arial"/>
        </w:rPr>
        <w:t>s</w:t>
      </w:r>
      <w:r w:rsidR="00895A73">
        <w:rPr>
          <w:rFonts w:cs="Arial"/>
        </w:rPr>
        <w:t xml:space="preserve"> that directly </w:t>
      </w:r>
      <w:r w:rsidR="00AE2196">
        <w:rPr>
          <w:rFonts w:cs="Arial"/>
        </w:rPr>
        <w:t xml:space="preserve">target </w:t>
      </w:r>
      <w:r>
        <w:rPr>
          <w:rFonts w:cs="Arial"/>
        </w:rPr>
        <w:t>the interaction</w:t>
      </w:r>
      <w:r w:rsidR="00AE2196">
        <w:rPr>
          <w:rFonts w:cs="Arial"/>
        </w:rPr>
        <w:t>s</w:t>
      </w:r>
      <w:r>
        <w:rPr>
          <w:rFonts w:cs="Arial"/>
        </w:rPr>
        <w:t xml:space="preserve"> of </w:t>
      </w:r>
      <w:r w:rsidR="00DA12F0">
        <w:rPr>
          <w:rFonts w:cs="Arial"/>
        </w:rPr>
        <w:t xml:space="preserve">the </w:t>
      </w:r>
      <w:proofErr w:type="spellStart"/>
      <w:r>
        <w:rPr>
          <w:rFonts w:cs="Arial"/>
        </w:rPr>
        <w:t>cTnC</w:t>
      </w:r>
      <w:proofErr w:type="spellEnd"/>
      <w:r w:rsidR="00EE1AC4">
        <w:rPr>
          <w:rFonts w:cs="Arial"/>
        </w:rPr>
        <w:t>-</w:t>
      </w:r>
      <w:r>
        <w:rPr>
          <w:rFonts w:cs="Arial"/>
        </w:rPr>
        <w:t xml:space="preserve"> and </w:t>
      </w:r>
      <w:proofErr w:type="spellStart"/>
      <w:r>
        <w:rPr>
          <w:rFonts w:cs="Arial"/>
        </w:rPr>
        <w:t>cTnI</w:t>
      </w:r>
      <w:proofErr w:type="spellEnd"/>
      <w:r w:rsidR="00EE1AC4">
        <w:rPr>
          <w:rFonts w:cs="Arial"/>
        </w:rPr>
        <w:t>-</w:t>
      </w:r>
      <w:r w:rsidR="008B5915">
        <w:rPr>
          <w:rFonts w:cs="Arial"/>
        </w:rPr>
        <w:t>subunits of</w:t>
      </w:r>
      <w:r>
        <w:rPr>
          <w:rFonts w:cs="Arial"/>
        </w:rPr>
        <w:t xml:space="preserve"> the</w:t>
      </w:r>
      <w:r w:rsidR="00895A73">
        <w:rPr>
          <w:rFonts w:cs="Arial"/>
        </w:rPr>
        <w:t xml:space="preserve"> cardiac troponin</w:t>
      </w:r>
      <w:r>
        <w:rPr>
          <w:rFonts w:cs="Arial"/>
        </w:rPr>
        <w:t xml:space="preserve"> complex</w:t>
      </w:r>
      <w:r w:rsidR="001D29C1">
        <w:rPr>
          <w:rFonts w:cs="Arial"/>
        </w:rPr>
        <w:t xml:space="preserve">. </w:t>
      </w:r>
      <w:r w:rsidR="004D2BA4">
        <w:rPr>
          <w:rFonts w:cs="Arial"/>
        </w:rPr>
        <w:t>The ass</w:t>
      </w:r>
      <w:r w:rsidR="00513086">
        <w:rPr>
          <w:rFonts w:cs="Arial"/>
        </w:rPr>
        <w:t>a</w:t>
      </w:r>
      <w:r w:rsidR="004D2BA4">
        <w:rPr>
          <w:rFonts w:cs="Arial"/>
        </w:rPr>
        <w:t>ys are</w:t>
      </w:r>
      <w:r w:rsidR="00782AEC">
        <w:rPr>
          <w:rFonts w:cs="Arial"/>
        </w:rPr>
        <w:t xml:space="preserve"> </w:t>
      </w:r>
      <w:r w:rsidR="005E0AD8">
        <w:rPr>
          <w:rFonts w:cs="Arial"/>
        </w:rPr>
        <w:t>robust</w:t>
      </w:r>
      <w:r w:rsidR="009A6BF6">
        <w:rPr>
          <w:rFonts w:cs="Arial"/>
        </w:rPr>
        <w:t xml:space="preserve"> and</w:t>
      </w:r>
      <w:r w:rsidR="005E0AD8">
        <w:rPr>
          <w:rFonts w:cs="Arial"/>
        </w:rPr>
        <w:t xml:space="preserve"> sensitive</w:t>
      </w:r>
      <w:r w:rsidR="009A6BF6">
        <w:rPr>
          <w:rFonts w:cs="Arial"/>
        </w:rPr>
        <w:t>,</w:t>
      </w:r>
      <w:r w:rsidR="005E0AD8">
        <w:rPr>
          <w:rFonts w:cs="Arial"/>
        </w:rPr>
        <w:t xml:space="preserve"> </w:t>
      </w:r>
      <w:r w:rsidR="009A6BF6">
        <w:rPr>
          <w:rFonts w:cs="Arial"/>
        </w:rPr>
        <w:t>and</w:t>
      </w:r>
      <w:r w:rsidR="005E0AD8">
        <w:rPr>
          <w:rFonts w:cs="Arial"/>
        </w:rPr>
        <w:t xml:space="preserve"> identified </w:t>
      </w:r>
      <w:r w:rsidR="004D2BA4">
        <w:rPr>
          <w:rFonts w:cs="Arial"/>
        </w:rPr>
        <w:t xml:space="preserve">biological </w:t>
      </w:r>
      <w:r w:rsidR="000B4D94">
        <w:rPr>
          <w:rFonts w:cs="Arial"/>
        </w:rPr>
        <w:t>a</w:t>
      </w:r>
      <w:r w:rsidR="005E0AD8">
        <w:rPr>
          <w:rFonts w:cs="Arial"/>
        </w:rPr>
        <w:t xml:space="preserve">ctive compounds even from small </w:t>
      </w:r>
      <w:r w:rsidR="004D2BA4">
        <w:rPr>
          <w:rFonts w:cs="Arial"/>
        </w:rPr>
        <w:t xml:space="preserve">compound </w:t>
      </w:r>
      <w:r w:rsidR="005E0AD8">
        <w:rPr>
          <w:rFonts w:cs="Arial"/>
        </w:rPr>
        <w:t>librar</w:t>
      </w:r>
      <w:r w:rsidR="009A6BF6">
        <w:rPr>
          <w:rFonts w:cs="Arial"/>
        </w:rPr>
        <w:t>ies</w:t>
      </w:r>
      <w:r w:rsidR="004D2BA4">
        <w:rPr>
          <w:rFonts w:cs="Arial"/>
        </w:rPr>
        <w:t>.</w:t>
      </w:r>
      <w:r w:rsidR="001D03EE">
        <w:rPr>
          <w:rFonts w:cs="Arial"/>
        </w:rPr>
        <w:t xml:space="preserve"> </w:t>
      </w:r>
      <w:r w:rsidR="009A6BF6">
        <w:rPr>
          <w:rFonts w:cs="Arial"/>
        </w:rPr>
        <w:t xml:space="preserve">Moreover, </w:t>
      </w:r>
      <w:r w:rsidR="001D03EE">
        <w:rPr>
          <w:rFonts w:cs="Arial"/>
        </w:rPr>
        <w:t>hit rate</w:t>
      </w:r>
      <w:r>
        <w:rPr>
          <w:rFonts w:cs="Arial"/>
        </w:rPr>
        <w:t>s</w:t>
      </w:r>
      <w:r w:rsidR="001D03EE">
        <w:rPr>
          <w:rFonts w:cs="Arial"/>
        </w:rPr>
        <w:t xml:space="preserve"> of about 0.</w:t>
      </w:r>
      <w:r w:rsidR="00532469">
        <w:rPr>
          <w:rFonts w:cs="Arial"/>
        </w:rPr>
        <w:t>13</w:t>
      </w:r>
      <w:r w:rsidR="00422EFF">
        <w:rPr>
          <w:rFonts w:cs="Arial"/>
        </w:rPr>
        <w:t>% after secondary screens and about 0.</w:t>
      </w:r>
      <w:r w:rsidR="006679F8">
        <w:rPr>
          <w:rFonts w:cs="Arial"/>
        </w:rPr>
        <w:t>07</w:t>
      </w:r>
      <w:r w:rsidR="00422EFF">
        <w:rPr>
          <w:rFonts w:cs="Arial"/>
        </w:rPr>
        <w:t>%</w:t>
      </w:r>
      <w:r w:rsidR="00BC4E87">
        <w:rPr>
          <w:rFonts w:cs="Arial"/>
        </w:rPr>
        <w:t xml:space="preserve"> after orthogonal </w:t>
      </w:r>
      <w:r w:rsidR="00D076A9">
        <w:rPr>
          <w:rFonts w:cs="Arial"/>
        </w:rPr>
        <w:t>a</w:t>
      </w:r>
      <w:r w:rsidR="00BC4E87">
        <w:rPr>
          <w:rFonts w:cs="Arial"/>
        </w:rPr>
        <w:t>ssay</w:t>
      </w:r>
      <w:r w:rsidR="00091AE3">
        <w:rPr>
          <w:rFonts w:cs="Arial"/>
        </w:rPr>
        <w:t xml:space="preserve"> suggests manageable </w:t>
      </w:r>
      <w:r w:rsidR="00D516C3">
        <w:rPr>
          <w:rFonts w:cs="Arial"/>
        </w:rPr>
        <w:t>number</w:t>
      </w:r>
      <w:r w:rsidR="00091AE3">
        <w:rPr>
          <w:rFonts w:cs="Arial"/>
        </w:rPr>
        <w:t xml:space="preserve"> of compounds even with</w:t>
      </w:r>
      <w:r w:rsidR="00D516C3">
        <w:rPr>
          <w:rFonts w:cs="Arial"/>
        </w:rPr>
        <w:t xml:space="preserve"> very</w:t>
      </w:r>
      <w:r w:rsidR="00091AE3">
        <w:rPr>
          <w:rFonts w:cs="Arial"/>
        </w:rPr>
        <w:t xml:space="preserve"> large libraries</w:t>
      </w:r>
      <w:r w:rsidR="005E0AD8">
        <w:rPr>
          <w:rFonts w:cs="Arial"/>
        </w:rPr>
        <w:t xml:space="preserve"> (&gt;100000 compounds)</w:t>
      </w:r>
      <w:r w:rsidR="0028596E">
        <w:rPr>
          <w:rFonts w:cs="Arial"/>
        </w:rPr>
        <w:t>.</w:t>
      </w:r>
      <w:r w:rsidR="00757416">
        <w:rPr>
          <w:rFonts w:cs="Arial"/>
        </w:rPr>
        <w:t xml:space="preserve"> Using these </w:t>
      </w:r>
      <w:proofErr w:type="gramStart"/>
      <w:r w:rsidR="00757416">
        <w:rPr>
          <w:rFonts w:cs="Arial"/>
        </w:rPr>
        <w:t>assays</w:t>
      </w:r>
      <w:proofErr w:type="gramEnd"/>
      <w:r w:rsidR="00124284">
        <w:rPr>
          <w:rFonts w:cs="Arial"/>
        </w:rPr>
        <w:t xml:space="preserve"> </w:t>
      </w:r>
      <w:r w:rsidR="00757416">
        <w:rPr>
          <w:rFonts w:cs="Arial"/>
        </w:rPr>
        <w:t>w</w:t>
      </w:r>
      <w:r w:rsidR="0028596E">
        <w:rPr>
          <w:rFonts w:cs="Arial"/>
        </w:rPr>
        <w:t>e i</w:t>
      </w:r>
      <w:r w:rsidR="00D5648D">
        <w:rPr>
          <w:rFonts w:cs="Arial"/>
        </w:rPr>
        <w:t xml:space="preserve">dentified NS5806 </w:t>
      </w:r>
      <w:r w:rsidR="0028596E">
        <w:rPr>
          <w:rFonts w:cs="Arial"/>
        </w:rPr>
        <w:t xml:space="preserve">as </w:t>
      </w:r>
      <w:r w:rsidR="00D5648D">
        <w:rPr>
          <w:rFonts w:cs="Arial"/>
        </w:rPr>
        <w:t>a novel calcium sensitizer</w:t>
      </w:r>
      <w:r w:rsidR="00017FC3">
        <w:rPr>
          <w:rFonts w:cs="Arial"/>
        </w:rPr>
        <w:t>, which binds to and</w:t>
      </w:r>
      <w:r w:rsidR="00490A99">
        <w:rPr>
          <w:rFonts w:cs="Arial"/>
        </w:rPr>
        <w:t xml:space="preserve"> </w:t>
      </w:r>
      <w:r w:rsidR="00017FC3">
        <w:rPr>
          <w:rFonts w:cs="Arial"/>
        </w:rPr>
        <w:t xml:space="preserve">stabilizes the trimeric complex of </w:t>
      </w:r>
      <w:proofErr w:type="spellStart"/>
      <w:r w:rsidR="00017FC3">
        <w:rPr>
          <w:rFonts w:cs="Arial"/>
        </w:rPr>
        <w:t>NcTnC</w:t>
      </w:r>
      <w:proofErr w:type="spellEnd"/>
      <w:r w:rsidR="00017FC3">
        <w:rPr>
          <w:rFonts w:cs="Arial"/>
        </w:rPr>
        <w:t>, Ca</w:t>
      </w:r>
      <w:r w:rsidR="00017FC3" w:rsidRPr="00017FC3">
        <w:rPr>
          <w:rFonts w:cs="Arial"/>
          <w:vertAlign w:val="superscript"/>
        </w:rPr>
        <w:t xml:space="preserve">2+ </w:t>
      </w:r>
      <w:r w:rsidR="00017FC3">
        <w:rPr>
          <w:rFonts w:cs="Arial"/>
        </w:rPr>
        <w:t xml:space="preserve">and </w:t>
      </w:r>
      <w:r w:rsidR="00490A99">
        <w:rPr>
          <w:rFonts w:cs="Arial"/>
        </w:rPr>
        <w:t xml:space="preserve">the switch region of </w:t>
      </w:r>
      <w:proofErr w:type="spellStart"/>
      <w:r w:rsidR="00490A99">
        <w:rPr>
          <w:rFonts w:cs="Arial"/>
        </w:rPr>
        <w:t>cTnI</w:t>
      </w:r>
      <w:proofErr w:type="spellEnd"/>
      <w:r w:rsidR="00490A99">
        <w:rPr>
          <w:rFonts w:cs="Arial"/>
        </w:rPr>
        <w:t>.</w:t>
      </w:r>
      <w:r w:rsidR="002F5403">
        <w:rPr>
          <w:rFonts w:cs="Arial"/>
        </w:rPr>
        <w:t xml:space="preserve"> </w:t>
      </w:r>
      <w:r w:rsidR="006F0D46">
        <w:rPr>
          <w:rFonts w:cs="Arial"/>
        </w:rPr>
        <w:t>NS5806 has similar</w:t>
      </w:r>
      <w:r w:rsidR="00D20B66">
        <w:rPr>
          <w:rFonts w:cs="Arial"/>
        </w:rPr>
        <w:t xml:space="preserve"> functional</w:t>
      </w:r>
      <w:r w:rsidR="006F0D46">
        <w:rPr>
          <w:rFonts w:cs="Arial"/>
        </w:rPr>
        <w:t xml:space="preserve"> properties t</w:t>
      </w:r>
      <w:r w:rsidR="00FA3556">
        <w:rPr>
          <w:rFonts w:cs="Arial"/>
        </w:rPr>
        <w:t>o</w:t>
      </w:r>
      <w:r w:rsidR="006F0D46">
        <w:rPr>
          <w:rFonts w:cs="Arial"/>
        </w:rPr>
        <w:t xml:space="preserve"> TA1</w:t>
      </w:r>
      <w:r w:rsidR="00EF23EA">
        <w:rPr>
          <w:rFonts w:cs="Arial"/>
        </w:rPr>
        <w:t xml:space="preserve"> </w:t>
      </w:r>
      <w:r w:rsidR="00EF23EA">
        <w:rPr>
          <w:rFonts w:cs="Arial"/>
        </w:rPr>
        <w:fldChar w:fldCharType="begin">
          <w:fldData xml:space="preserve">PEVuZE5vdGU+PENpdGU+PEF1dGhvcj5IZTwvQXV0aG9yPjxZZWFyPjIwMjI8L1llYXI+PFJlY051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</w:fldData>
        </w:fldChar>
      </w:r>
      <w:r w:rsidR="000348DA">
        <w:rPr>
          <w:rFonts w:cs="Arial"/>
        </w:rPr>
        <w:instrText xml:space="preserve"> ADDIN EN.CITE </w:instrText>
      </w:r>
      <w:r w:rsidR="000348DA">
        <w:rPr>
          <w:rFonts w:cs="Arial"/>
        </w:rPr>
        <w:fldChar w:fldCharType="begin">
          <w:fldData xml:space="preserve">PEVuZE5vdGU+PENpdGU+PEF1dGhvcj5IZTwvQXV0aG9yPjxZZWFyPjIwMjI8L1llYXI+PFJlY051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</w:fldData>
        </w:fldChar>
      </w:r>
      <w:r w:rsidR="000348DA">
        <w:rPr>
          <w:rFonts w:cs="Arial"/>
        </w:rPr>
        <w:instrText xml:space="preserve"> ADDIN EN.CITE.DATA </w:instrText>
      </w:r>
      <w:r w:rsidR="000348DA">
        <w:rPr>
          <w:rFonts w:cs="Arial"/>
        </w:rPr>
      </w:r>
      <w:r w:rsidR="000348DA">
        <w:rPr>
          <w:rFonts w:cs="Arial"/>
        </w:rPr>
        <w:fldChar w:fldCharType="end"/>
      </w:r>
      <w:r w:rsidR="00EF23EA">
        <w:rPr>
          <w:rFonts w:cs="Arial"/>
        </w:rPr>
      </w:r>
      <w:r w:rsidR="00EF23EA">
        <w:rPr>
          <w:rFonts w:cs="Arial"/>
        </w:rPr>
        <w:fldChar w:fldCharType="separate"/>
      </w:r>
      <w:r w:rsidR="000348DA">
        <w:rPr>
          <w:rFonts w:cs="Arial"/>
          <w:noProof/>
        </w:rPr>
        <w:t>(18)</w:t>
      </w:r>
      <w:r w:rsidR="00EF23EA">
        <w:rPr>
          <w:rFonts w:cs="Arial"/>
        </w:rPr>
        <w:fldChar w:fldCharType="end"/>
      </w:r>
      <w:r w:rsidR="00EE1AC4">
        <w:rPr>
          <w:rFonts w:cs="Arial"/>
        </w:rPr>
        <w:t xml:space="preserve">, </w:t>
      </w:r>
      <w:r w:rsidR="006F0D46">
        <w:rPr>
          <w:rFonts w:cs="Arial"/>
        </w:rPr>
        <w:t>a cardiac troponin agonist currently undergoing Phase I clinical trials</w:t>
      </w:r>
      <w:r w:rsidR="00793B38">
        <w:rPr>
          <w:rFonts w:cs="Arial"/>
        </w:rPr>
        <w:t>, albeit with lower potency</w:t>
      </w:r>
      <w:r w:rsidR="005857AC">
        <w:rPr>
          <w:rFonts w:cs="Arial"/>
        </w:rPr>
        <w:t xml:space="preserve">. </w:t>
      </w:r>
      <w:r w:rsidR="00F24B80" w:rsidRPr="0036318C">
        <w:rPr>
          <w:rFonts w:cs="Arial"/>
        </w:rPr>
        <w:t xml:space="preserve">Although </w:t>
      </w:r>
      <w:proofErr w:type="spellStart"/>
      <w:r w:rsidR="00F24B80" w:rsidRPr="0036318C">
        <w:rPr>
          <w:rFonts w:cs="Arial"/>
        </w:rPr>
        <w:t>Furamidine</w:t>
      </w:r>
      <w:proofErr w:type="spellEnd"/>
      <w:r w:rsidR="00F24B80" w:rsidRPr="0036318C">
        <w:rPr>
          <w:rFonts w:cs="Arial"/>
        </w:rPr>
        <w:t xml:space="preserve"> did not have a strong</w:t>
      </w:r>
      <w:r w:rsidR="009632F7">
        <w:rPr>
          <w:rFonts w:cs="Arial"/>
        </w:rPr>
        <w:t xml:space="preserve"> functional</w:t>
      </w:r>
      <w:r w:rsidR="00F24B80" w:rsidRPr="0036318C">
        <w:rPr>
          <w:rFonts w:cs="Arial"/>
        </w:rPr>
        <w:t xml:space="preserve"> effect on cardiac myofilament function</w:t>
      </w:r>
      <w:r w:rsidR="00833CEB">
        <w:rPr>
          <w:rFonts w:cs="Arial"/>
        </w:rPr>
        <w:t>,</w:t>
      </w:r>
      <w:r w:rsidR="00F24B80" w:rsidRPr="0036318C">
        <w:rPr>
          <w:rFonts w:cs="Arial"/>
        </w:rPr>
        <w:t xml:space="preserve"> it is </w:t>
      </w:r>
      <w:r w:rsidR="00C74BE5">
        <w:rPr>
          <w:rFonts w:cs="Arial"/>
        </w:rPr>
        <w:t>a</w:t>
      </w:r>
      <w:r w:rsidR="00F24B80" w:rsidRPr="0036318C">
        <w:rPr>
          <w:rFonts w:cs="Arial"/>
        </w:rPr>
        <w:t xml:space="preserve"> useful scaffold for the development of future lead compounds that target the C-lobe of </w:t>
      </w:r>
      <w:proofErr w:type="spellStart"/>
      <w:r w:rsidR="00F24B80" w:rsidRPr="0036318C">
        <w:rPr>
          <w:rFonts w:cs="Arial"/>
        </w:rPr>
        <w:t>cTnC</w:t>
      </w:r>
      <w:proofErr w:type="spellEnd"/>
      <w:r w:rsidR="00310A87">
        <w:rPr>
          <w:rFonts w:cs="Arial"/>
        </w:rPr>
        <w:t>.</w:t>
      </w:r>
      <w:r w:rsidR="002335F1">
        <w:rPr>
          <w:rFonts w:cs="Arial"/>
        </w:rPr>
        <w:t xml:space="preserve"> </w:t>
      </w:r>
      <w:proofErr w:type="spellStart"/>
      <w:r w:rsidR="009632F7">
        <w:rPr>
          <w:rFonts w:cs="Arial"/>
        </w:rPr>
        <w:t>Furamidine</w:t>
      </w:r>
      <w:proofErr w:type="spellEnd"/>
      <w:r w:rsidR="009632F7">
        <w:rPr>
          <w:rFonts w:cs="Arial"/>
        </w:rPr>
        <w:t xml:space="preserve"> </w:t>
      </w:r>
      <w:r w:rsidR="00DC5744">
        <w:rPr>
          <w:rFonts w:cs="Arial"/>
        </w:rPr>
        <w:t xml:space="preserve">is the first identified compound that </w:t>
      </w:r>
      <w:r w:rsidR="009632F7">
        <w:rPr>
          <w:rFonts w:cs="Arial"/>
        </w:rPr>
        <w:t xml:space="preserve">specifically binds the </w:t>
      </w:r>
      <w:proofErr w:type="spellStart"/>
      <w:r w:rsidR="009632F7">
        <w:rPr>
          <w:rFonts w:cs="Arial"/>
        </w:rPr>
        <w:t>CcTnC</w:t>
      </w:r>
      <w:proofErr w:type="spellEnd"/>
      <w:r w:rsidR="009632F7">
        <w:rPr>
          <w:rFonts w:cs="Arial"/>
        </w:rPr>
        <w:t xml:space="preserve"> with micromolar affinity and </w:t>
      </w:r>
      <w:r w:rsidR="00665D77">
        <w:rPr>
          <w:rFonts w:cs="Arial"/>
        </w:rPr>
        <w:t xml:space="preserve">reduces </w:t>
      </w:r>
      <w:r w:rsidR="0017301F">
        <w:rPr>
          <w:rFonts w:cs="Arial"/>
        </w:rPr>
        <w:t>its</w:t>
      </w:r>
      <w:r w:rsidR="00665D77">
        <w:rPr>
          <w:rFonts w:cs="Arial"/>
        </w:rPr>
        <w:t xml:space="preserve"> affinity for the anchoring region of </w:t>
      </w:r>
      <w:proofErr w:type="spellStart"/>
      <w:r w:rsidR="00665D77">
        <w:rPr>
          <w:rFonts w:cs="Arial"/>
        </w:rPr>
        <w:t>cTnI</w:t>
      </w:r>
      <w:proofErr w:type="spellEnd"/>
      <w:r w:rsidR="00665D77">
        <w:rPr>
          <w:rFonts w:cs="Arial"/>
        </w:rPr>
        <w:t>.</w:t>
      </w:r>
      <w:r w:rsidR="00C74BE5">
        <w:rPr>
          <w:rFonts w:cs="Arial"/>
        </w:rPr>
        <w:t xml:space="preserve"> </w:t>
      </w:r>
      <w:r w:rsidR="00D20B66">
        <w:rPr>
          <w:rFonts w:cs="Arial"/>
        </w:rPr>
        <w:t>Taken together</w:t>
      </w:r>
      <w:r w:rsidR="00B358C8">
        <w:rPr>
          <w:rFonts w:cs="Arial"/>
        </w:rPr>
        <w:t>,</w:t>
      </w:r>
      <w:r w:rsidR="00D20B66">
        <w:rPr>
          <w:rFonts w:cs="Arial"/>
        </w:rPr>
        <w:t xml:space="preserve"> </w:t>
      </w:r>
      <w:r w:rsidR="00C74BE5">
        <w:rPr>
          <w:rFonts w:cs="Arial"/>
        </w:rPr>
        <w:t xml:space="preserve">our results </w:t>
      </w:r>
      <w:r w:rsidR="00D20B66">
        <w:rPr>
          <w:rFonts w:cs="Arial"/>
        </w:rPr>
        <w:t xml:space="preserve">suggest that </w:t>
      </w:r>
      <w:r w:rsidR="006C791B">
        <w:rPr>
          <w:rFonts w:cs="Arial"/>
        </w:rPr>
        <w:t>sarcomere-directed</w:t>
      </w:r>
      <w:r w:rsidR="00D20B66">
        <w:rPr>
          <w:rFonts w:cs="Arial"/>
        </w:rPr>
        <w:t xml:space="preserve"> </w:t>
      </w:r>
      <w:r w:rsidR="00755216">
        <w:rPr>
          <w:rFonts w:cs="Arial"/>
        </w:rPr>
        <w:t xml:space="preserve">targeted </w:t>
      </w:r>
      <w:r w:rsidR="00D20B66">
        <w:rPr>
          <w:rFonts w:cs="Arial"/>
        </w:rPr>
        <w:t>screen</w:t>
      </w:r>
      <w:r w:rsidR="00931B27">
        <w:rPr>
          <w:rFonts w:cs="Arial"/>
        </w:rPr>
        <w:t>ing</w:t>
      </w:r>
      <w:r w:rsidR="00D20B66">
        <w:rPr>
          <w:rFonts w:cs="Arial"/>
        </w:rPr>
        <w:t xml:space="preserve"> </w:t>
      </w:r>
      <w:r w:rsidR="00663CBE">
        <w:rPr>
          <w:rFonts w:cs="Arial"/>
        </w:rPr>
        <w:t>strateg</w:t>
      </w:r>
      <w:r w:rsidR="006C791B">
        <w:rPr>
          <w:rFonts w:cs="Arial"/>
        </w:rPr>
        <w:t>ies</w:t>
      </w:r>
      <w:r w:rsidR="00663CBE">
        <w:rPr>
          <w:rFonts w:cs="Arial"/>
        </w:rPr>
        <w:t xml:space="preserve"> </w:t>
      </w:r>
      <w:r w:rsidR="006C791B">
        <w:rPr>
          <w:rFonts w:cs="Arial"/>
        </w:rPr>
        <w:t>are</w:t>
      </w:r>
      <w:r w:rsidR="00D20B66">
        <w:rPr>
          <w:rFonts w:cs="Arial"/>
        </w:rPr>
        <w:t xml:space="preserve"> suitable to identify </w:t>
      </w:r>
      <w:r w:rsidR="0017301F">
        <w:rPr>
          <w:rFonts w:cs="Arial"/>
        </w:rPr>
        <w:t xml:space="preserve">biologically </w:t>
      </w:r>
      <w:r w:rsidR="00D20B66">
        <w:rPr>
          <w:rFonts w:cs="Arial"/>
        </w:rPr>
        <w:t>active compounds</w:t>
      </w:r>
      <w:r w:rsidR="00755216">
        <w:rPr>
          <w:rFonts w:cs="Arial"/>
        </w:rPr>
        <w:t xml:space="preserve"> that can be</w:t>
      </w:r>
      <w:r w:rsidR="00931B27">
        <w:rPr>
          <w:rFonts w:cs="Arial"/>
        </w:rPr>
        <w:t xml:space="preserve"> </w:t>
      </w:r>
      <w:r w:rsidR="00755216">
        <w:rPr>
          <w:rFonts w:cs="Arial"/>
        </w:rPr>
        <w:t>developed into</w:t>
      </w:r>
      <w:r w:rsidR="0017301F">
        <w:rPr>
          <w:rFonts w:cs="Arial"/>
        </w:rPr>
        <w:t xml:space="preserve"> new</w:t>
      </w:r>
      <w:r w:rsidR="00755216">
        <w:rPr>
          <w:rFonts w:cs="Arial"/>
        </w:rPr>
        <w:t xml:space="preserve"> heart failure therapeutics.</w:t>
      </w:r>
    </w:p>
    <w:p w14:paraId="75CCA3EC" w14:textId="77777777" w:rsidR="004C5064" w:rsidRPr="004C5064" w:rsidRDefault="004C5064" w:rsidP="004C5064">
      <w:pPr>
        <w:spacing w:line="276" w:lineRule="auto"/>
        <w:rPr>
          <w:rFonts w:cs="Arial"/>
        </w:rPr>
      </w:pPr>
    </w:p>
    <w:p w14:paraId="5DC1F40C" w14:textId="77777777" w:rsidR="004C5064" w:rsidRDefault="004C5064" w:rsidP="004C5064">
      <w:pPr>
        <w:spacing w:after="120" w:line="276" w:lineRule="auto"/>
        <w:rPr>
          <w:rFonts w:cs="Arial"/>
          <w:b/>
          <w:bCs/>
          <w:sz w:val="24"/>
          <w:szCs w:val="24"/>
        </w:rPr>
      </w:pPr>
      <w:r>
        <w:rPr>
          <w:rFonts w:cs="Arial"/>
          <w:b/>
          <w:bCs/>
          <w:sz w:val="24"/>
          <w:szCs w:val="24"/>
        </w:rPr>
        <w:t>Methods</w:t>
      </w:r>
    </w:p>
    <w:p w14:paraId="74BC6073" w14:textId="77777777" w:rsidR="004C5064" w:rsidRPr="00D72A46" w:rsidRDefault="004C5064" w:rsidP="004C5064">
      <w:pPr>
        <w:spacing w:after="120" w:line="276" w:lineRule="auto"/>
        <w:rPr>
          <w:rFonts w:cs="Arial"/>
          <w:b/>
          <w:bCs/>
        </w:rPr>
      </w:pPr>
      <w:r w:rsidRPr="00D72A46">
        <w:rPr>
          <w:rFonts w:cs="Arial"/>
          <w:b/>
          <w:bCs/>
        </w:rPr>
        <w:t>Production of Proteins and Peptides</w:t>
      </w:r>
    </w:p>
    <w:p w14:paraId="79CD11C9" w14:textId="05598DC4" w:rsidR="004C5064" w:rsidRDefault="004C5064" w:rsidP="00CA5855">
      <w:pPr>
        <w:spacing w:line="276" w:lineRule="auto"/>
        <w:rPr>
          <w:rFonts w:cs="Arial"/>
        </w:rPr>
      </w:pPr>
      <w:r w:rsidRPr="00D72A46">
        <w:rPr>
          <w:rFonts w:cs="Arial"/>
        </w:rPr>
        <w:t>Full length human cardiac troponin C (</w:t>
      </w:r>
      <w:proofErr w:type="spellStart"/>
      <w:r w:rsidRPr="00D72A46">
        <w:rPr>
          <w:rFonts w:cs="Arial"/>
        </w:rPr>
        <w:t>cTnC</w:t>
      </w:r>
      <w:proofErr w:type="spellEnd"/>
      <w:r w:rsidRPr="00D72A46">
        <w:rPr>
          <w:rFonts w:cs="Arial"/>
        </w:rPr>
        <w:t>) and its N-terminal domain (</w:t>
      </w:r>
      <w:proofErr w:type="spellStart"/>
      <w:r w:rsidRPr="00D72A46">
        <w:rPr>
          <w:rFonts w:cs="Arial"/>
        </w:rPr>
        <w:t>NcTnC</w:t>
      </w:r>
      <w:proofErr w:type="spellEnd"/>
      <w:r w:rsidRPr="00D72A46">
        <w:rPr>
          <w:rFonts w:cs="Arial"/>
        </w:rPr>
        <w:t xml:space="preserve">), and human </w:t>
      </w:r>
      <w:proofErr w:type="spellStart"/>
      <w:r w:rsidRPr="00D72A46">
        <w:rPr>
          <w:rFonts w:cs="Arial"/>
        </w:rPr>
        <w:t>cChimera</w:t>
      </w:r>
      <w:proofErr w:type="spellEnd"/>
      <w:r w:rsidRPr="00D72A46">
        <w:rPr>
          <w:rFonts w:cs="Arial"/>
        </w:rPr>
        <w:t xml:space="preserve"> construct containing </w:t>
      </w:r>
      <w:proofErr w:type="spellStart"/>
      <w:r w:rsidRPr="00D72A46">
        <w:rPr>
          <w:rFonts w:cs="Arial"/>
        </w:rPr>
        <w:t>NcTnC</w:t>
      </w:r>
      <w:proofErr w:type="spellEnd"/>
      <w:r w:rsidRPr="00D72A46">
        <w:rPr>
          <w:rFonts w:cs="Arial"/>
        </w:rPr>
        <w:t xml:space="preserve"> C-terminally conjugated to the switch region of cardiac troponin I (</w:t>
      </w:r>
      <w:proofErr w:type="spellStart"/>
      <w:r w:rsidRPr="00D72A46">
        <w:rPr>
          <w:rFonts w:cs="Arial"/>
        </w:rPr>
        <w:t>cTnI</w:t>
      </w:r>
      <w:proofErr w:type="spellEnd"/>
      <w:r w:rsidRPr="00D72A46">
        <w:rPr>
          <w:rFonts w:cs="Arial"/>
        </w:rPr>
        <w:t xml:space="preserve">) were expressed from a modified pET6a vector in BL21 (DE3)-RIPL cells (Agilent Technologies Inc.) fused to a hexa-histidine tag and TEV protease site. Proteins were purified on </w:t>
      </w:r>
      <w:proofErr w:type="spellStart"/>
      <w:r w:rsidRPr="00D72A46">
        <w:rPr>
          <w:rFonts w:cs="Arial"/>
        </w:rPr>
        <w:t>HisTrapFF</w:t>
      </w:r>
      <w:proofErr w:type="spellEnd"/>
      <w:r w:rsidRPr="00D72A46">
        <w:rPr>
          <w:rFonts w:cs="Arial"/>
        </w:rPr>
        <w:t xml:space="preserve"> columns (GE </w:t>
      </w:r>
      <w:proofErr w:type="spellStart"/>
      <w:r w:rsidRPr="00D72A46">
        <w:rPr>
          <w:rFonts w:cs="Arial"/>
        </w:rPr>
        <w:t>Heatlhcare</w:t>
      </w:r>
      <w:proofErr w:type="spellEnd"/>
      <w:r w:rsidRPr="00D72A46">
        <w:rPr>
          <w:rFonts w:cs="Arial"/>
        </w:rPr>
        <w:t xml:space="preserve">), and histidine-tag was removed by treating </w:t>
      </w:r>
      <w:r w:rsidRPr="00D72A46">
        <w:rPr>
          <w:rFonts w:cs="Arial"/>
        </w:rPr>
        <w:lastRenderedPageBreak/>
        <w:t xml:space="preserve">proteins overnight with 1:100 stoichiometry of </w:t>
      </w:r>
      <w:proofErr w:type="spellStart"/>
      <w:r w:rsidRPr="00D72A46">
        <w:rPr>
          <w:rFonts w:cs="Arial"/>
        </w:rPr>
        <w:t>hexahistidine</w:t>
      </w:r>
      <w:proofErr w:type="spellEnd"/>
      <w:r w:rsidRPr="00D72A46">
        <w:rPr>
          <w:rFonts w:cs="Arial"/>
        </w:rPr>
        <w:t xml:space="preserve">-tagged TEV protease. TEV protease and histidine-tag were removed by applying the mixture onto a 1 ml </w:t>
      </w:r>
      <w:proofErr w:type="spellStart"/>
      <w:r w:rsidRPr="00D72A46">
        <w:rPr>
          <w:rFonts w:cs="Arial"/>
        </w:rPr>
        <w:t>HisTrapFF</w:t>
      </w:r>
      <w:proofErr w:type="spellEnd"/>
      <w:r w:rsidRPr="00D72A46">
        <w:rPr>
          <w:rFonts w:cs="Arial"/>
        </w:rPr>
        <w:t xml:space="preserve"> column, and the flow-through containing the purified protein was collected. Protein purity was estimated to be &gt;95% by SDS-PAGE and electron spray ionization mass spectrometry (ESI-MS). The N-terminally 6-carboxy-fluoresceine (FAM) labelled A162H-mutated switch region peptide of human cardiac troponin I (sequence: TLRRVRISADAMMQALLGARHKESLDLR) and the N-terminally FAM</w:t>
      </w:r>
      <w:r>
        <w:rPr>
          <w:rFonts w:cs="Arial"/>
        </w:rPr>
        <w:t>-labelled</w:t>
      </w:r>
      <w:r w:rsidRPr="00D72A46">
        <w:rPr>
          <w:rFonts w:cs="Arial"/>
        </w:rPr>
        <w:t xml:space="preserve"> anchoring region peptide of human cardiac troponin I (FAM-</w:t>
      </w:r>
      <w:proofErr w:type="spellStart"/>
      <w:r w:rsidRPr="00D72A46">
        <w:rPr>
          <w:rFonts w:cs="Arial"/>
        </w:rPr>
        <w:t>cTnI</w:t>
      </w:r>
      <w:r w:rsidRPr="00D72A46">
        <w:rPr>
          <w:rFonts w:cs="Arial"/>
          <w:vertAlign w:val="subscript"/>
        </w:rPr>
        <w:t>AR</w:t>
      </w:r>
      <w:proofErr w:type="spellEnd"/>
      <w:r w:rsidRPr="00D72A46">
        <w:rPr>
          <w:rFonts w:cs="Arial"/>
        </w:rPr>
        <w:t xml:space="preserve">; sequence: SKISASRKLQLKTLLLQIAKQELERE) were purchased from Fisher Scientific (&gt;99% purity, TFA removed). </w:t>
      </w:r>
    </w:p>
    <w:p w14:paraId="3B89E3A0" w14:textId="0FB354BB" w:rsidR="00CA5855" w:rsidRPr="00D72A46" w:rsidRDefault="00CA5855" w:rsidP="00CA5855">
      <w:pPr>
        <w:spacing w:line="276" w:lineRule="auto"/>
        <w:rPr>
          <w:rFonts w:cs="Arial"/>
        </w:rPr>
      </w:pPr>
      <w:r w:rsidRPr="00D72A46">
        <w:rPr>
          <w:rFonts w:cs="Arial"/>
        </w:rPr>
        <w:t xml:space="preserve">Protein expression with </w:t>
      </w:r>
      <w:r w:rsidRPr="00D72A46">
        <w:rPr>
          <w:rFonts w:cs="Arial"/>
          <w:vertAlign w:val="superscript"/>
        </w:rPr>
        <w:t>15</w:t>
      </w:r>
      <w:r w:rsidRPr="00D72A46">
        <w:rPr>
          <w:rFonts w:cs="Arial"/>
        </w:rPr>
        <w:t xml:space="preserve">N isotope labelling was performed as described previously </w:t>
      </w:r>
      <w:r>
        <w:rPr>
          <w:rFonts w:cs="Arial"/>
        </w:rPr>
        <w:fldChar w:fldCharType="begin"/>
      </w:r>
      <w:r>
        <w:rPr>
          <w:rFonts w:cs="Arial"/>
        </w:rPr>
        <w:instrText xml:space="preserve"> ADDIN EN.CITE &lt;EndNote&gt;&lt;Cite&gt;&lt;Author&gt;Marley&lt;/Author&gt;&lt;Year&gt;2001&lt;/Year&gt;&lt;RecNum&gt;4564&lt;/RecNum&gt;&lt;DisplayText&gt;(45)&lt;/DisplayText&gt;&lt;record&gt;&lt;rec-number&gt;4564&lt;/rec-number&gt;&lt;foreign-keys&gt;&lt;key app="EN" db-id="srt5vrexh90wrre2d0ovf9zze559pfrxweer" timestamp="1657103119"&gt;4564&lt;/key&gt;&lt;/foreign-keys&gt;&lt;ref-type name="Journal Article"&gt;17&lt;/ref-type&gt;&lt;contributors&gt;&lt;authors&gt;&lt;author&gt;Marley, J.&lt;/author&gt;&lt;author&gt;Lu, M.&lt;/author&gt;&lt;author&gt;Bracken, C.&lt;/author&gt;&lt;/authors&gt;&lt;/contributors&gt;&lt;auth-address&gt;Department of Biochemistry, Weill Medical College of Cornell University, New York, NY 10021, USA.&lt;/auth-address&gt;&lt;titles&gt;&lt;title&gt;A method for efficient isotopic labeling of recombinant proteins&lt;/title&gt;&lt;secondary-title&gt;J Biomol NMR&lt;/secondary-title&gt;&lt;/titles&gt;&lt;periodical&gt;&lt;full-title&gt;J Biomol NMR&lt;/full-title&gt;&lt;/periodical&gt;&lt;pages&gt;71-5&lt;/pages&gt;&lt;volume&gt;20&lt;/volume&gt;&lt;number&gt;1&lt;/number&gt;&lt;edition&gt;2001/06/30&lt;/edition&gt;&lt;keywords&gt;&lt;keyword&gt;Angiopoietin-2&lt;/keyword&gt;&lt;keyword&gt;Bacterial Outer Membrane Proteins/chemistry&lt;/keyword&gt;&lt;keyword&gt;Carbon/chemistry&lt;/keyword&gt;&lt;keyword&gt;Carrier Proteins/chemistry&lt;/keyword&gt;&lt;keyword&gt;Culture Media&lt;/keyword&gt;&lt;keyword&gt;Escherichia coli/chemistry/growth &amp;amp; development&lt;/keyword&gt;&lt;keyword&gt;Escherichia coli Proteins/chemistry&lt;/keyword&gt;&lt;keyword&gt;Hydrogen/chemistry&lt;/keyword&gt;&lt;keyword&gt;Isotope Labeling/economics/*methods&lt;/keyword&gt;&lt;keyword&gt;*Lipoproteins&lt;/keyword&gt;&lt;keyword&gt;Nitrogen/chemistry&lt;/keyword&gt;&lt;keyword&gt;Nuclear Magnetic Resonance, Biomolecular&lt;/keyword&gt;&lt;keyword&gt;Proteins/chemistry&lt;/keyword&gt;&lt;keyword&gt;Recombinant Fusion Proteins/*chemistry/isolation &amp;amp; purification&lt;/keyword&gt;&lt;keyword&gt;Ubiquitin/chemistry&lt;/keyword&gt;&lt;/keywords&gt;&lt;dates&gt;&lt;year&gt;2001&lt;/year&gt;&lt;pub-dates&gt;&lt;date&gt;May&lt;/date&gt;&lt;/pub-dates&gt;&lt;/dates&gt;&lt;isbn&gt;0925-2738 (Print)&amp;#xD;0925-2738 (Linking)&lt;/isbn&gt;&lt;accession-num&gt;11430757&lt;/accession-num&gt;&lt;urls&gt;&lt;related-urls&gt;&lt;url&gt;https://www.ncbi.nlm.nih.gov/pubmed/11430757&lt;/url&gt;&lt;/related-urls&gt;&lt;/urls&gt;&lt;electronic-resource-num&gt;10.1023/a:1011254402785&lt;/electronic-resource-num&gt;&lt;/record&gt;&lt;/Cite&gt;&lt;/EndNote&gt;</w:instrText>
      </w:r>
      <w:r>
        <w:rPr>
          <w:rFonts w:cs="Arial"/>
        </w:rPr>
        <w:fldChar w:fldCharType="separate"/>
      </w:r>
      <w:r>
        <w:rPr>
          <w:rFonts w:cs="Arial"/>
          <w:noProof/>
        </w:rPr>
        <w:t>(45)</w:t>
      </w:r>
      <w:r>
        <w:rPr>
          <w:rFonts w:cs="Arial"/>
        </w:rPr>
        <w:fldChar w:fldCharType="end"/>
      </w:r>
      <w:r w:rsidRPr="00D72A46">
        <w:rPr>
          <w:rFonts w:cs="Arial"/>
        </w:rPr>
        <w:t>. The protein was purified on a 5</w:t>
      </w:r>
      <w:r>
        <w:rPr>
          <w:rFonts w:cs="Arial"/>
        </w:rPr>
        <w:t xml:space="preserve"> </w:t>
      </w:r>
      <w:r w:rsidRPr="00D72A46">
        <w:rPr>
          <w:rFonts w:cs="Arial"/>
        </w:rPr>
        <w:t xml:space="preserve">mL </w:t>
      </w:r>
      <w:proofErr w:type="spellStart"/>
      <w:r w:rsidRPr="00D72A46">
        <w:rPr>
          <w:rFonts w:cs="Arial"/>
        </w:rPr>
        <w:t>HisTrap</w:t>
      </w:r>
      <w:proofErr w:type="spellEnd"/>
      <w:r w:rsidRPr="00D72A46">
        <w:rPr>
          <w:rFonts w:cs="Arial"/>
        </w:rPr>
        <w:t xml:space="preserve"> FF6 column as per the manufacturers protocol. The his-tag was subsequently cleaved using TEV protease and removed along with other contaminating proteins by a second application o</w:t>
      </w:r>
      <w:r>
        <w:rPr>
          <w:rFonts w:cs="Arial"/>
        </w:rPr>
        <w:t>n</w:t>
      </w:r>
      <w:r w:rsidRPr="00D72A46">
        <w:rPr>
          <w:rFonts w:cs="Arial"/>
        </w:rPr>
        <w:t xml:space="preserve"> the 5</w:t>
      </w:r>
      <w:r>
        <w:rPr>
          <w:rFonts w:cs="Arial"/>
        </w:rPr>
        <w:t xml:space="preserve"> </w:t>
      </w:r>
      <w:r w:rsidRPr="00D72A46">
        <w:rPr>
          <w:rFonts w:cs="Arial"/>
        </w:rPr>
        <w:t xml:space="preserve">mL </w:t>
      </w:r>
      <w:proofErr w:type="spellStart"/>
      <w:r w:rsidRPr="00D72A46">
        <w:rPr>
          <w:rFonts w:cs="Arial"/>
        </w:rPr>
        <w:t>HisTrap</w:t>
      </w:r>
      <w:proofErr w:type="spellEnd"/>
      <w:r w:rsidRPr="00D72A46">
        <w:rPr>
          <w:rFonts w:cs="Arial"/>
        </w:rPr>
        <w:t xml:space="preserve"> FF6 column. Purity of the protein was judged by SDS-PAGE to be &gt; 95%. The purified protein was buffer exchanged using a PD10 desalting column and concentrated using a </w:t>
      </w:r>
      <w:proofErr w:type="spellStart"/>
      <w:r w:rsidRPr="00D72A46">
        <w:rPr>
          <w:rFonts w:cs="Arial"/>
        </w:rPr>
        <w:t>Vivaspin</w:t>
      </w:r>
      <w:proofErr w:type="spellEnd"/>
      <w:r w:rsidRPr="00D72A46">
        <w:rPr>
          <w:rFonts w:cs="Arial"/>
        </w:rPr>
        <w:t xml:space="preserve"> 20 concentrator with 5 </w:t>
      </w:r>
      <w:proofErr w:type="spellStart"/>
      <w:r w:rsidRPr="00D72A46">
        <w:rPr>
          <w:rFonts w:cs="Arial"/>
        </w:rPr>
        <w:t>kD</w:t>
      </w:r>
      <w:r>
        <w:rPr>
          <w:rFonts w:cs="Arial"/>
        </w:rPr>
        <w:t>a</w:t>
      </w:r>
      <w:proofErr w:type="spellEnd"/>
      <w:r w:rsidRPr="00D72A46">
        <w:rPr>
          <w:rFonts w:cs="Arial"/>
        </w:rPr>
        <w:t xml:space="preserve"> cutoff. All measurements were carried out in NMR buffer (composition in mmol/L: 20 HEPES pH 7.2, 100 NaCl, 5 CaCl</w:t>
      </w:r>
      <w:r w:rsidRPr="00D72A46">
        <w:rPr>
          <w:rFonts w:cs="Arial"/>
          <w:vertAlign w:val="subscript"/>
        </w:rPr>
        <w:t>2</w:t>
      </w:r>
      <w:r w:rsidRPr="00D72A46">
        <w:rPr>
          <w:rFonts w:cs="Arial"/>
        </w:rPr>
        <w:t>, 2 DTT, 0.02% (w/v) NaN</w:t>
      </w:r>
      <w:r w:rsidRPr="00D72A46">
        <w:rPr>
          <w:rFonts w:cs="Arial"/>
          <w:vertAlign w:val="subscript"/>
        </w:rPr>
        <w:t>3</w:t>
      </w:r>
      <w:r w:rsidRPr="00D72A46">
        <w:rPr>
          <w:rFonts w:cs="Arial"/>
        </w:rPr>
        <w:t>) with 10% (v/v) D</w:t>
      </w:r>
      <w:r w:rsidRPr="00D72A46">
        <w:rPr>
          <w:rFonts w:cs="Arial"/>
          <w:vertAlign w:val="subscript"/>
        </w:rPr>
        <w:t>2</w:t>
      </w:r>
      <w:r w:rsidRPr="00D72A46">
        <w:rPr>
          <w:rFonts w:cs="Arial"/>
        </w:rPr>
        <w:t>O in a total volume of 350</w:t>
      </w:r>
      <w:r>
        <w:rPr>
          <w:rFonts w:cs="Arial"/>
        </w:rPr>
        <w:t xml:space="preserve"> </w:t>
      </w:r>
      <w:r w:rsidRPr="007F2045">
        <w:rPr>
          <w:rFonts w:ascii="Symbol" w:hAnsi="Symbol" w:cs="Arial"/>
        </w:rPr>
        <w:t>m</w:t>
      </w:r>
      <w:r w:rsidRPr="00D72A46">
        <w:rPr>
          <w:rFonts w:cs="Arial"/>
        </w:rPr>
        <w:t xml:space="preserve">L using a </w:t>
      </w:r>
      <w:proofErr w:type="spellStart"/>
      <w:r w:rsidRPr="00D72A46">
        <w:rPr>
          <w:rFonts w:cs="Arial"/>
        </w:rPr>
        <w:t>Shigemi</w:t>
      </w:r>
      <w:proofErr w:type="spellEnd"/>
      <w:r w:rsidRPr="00D72A46">
        <w:rPr>
          <w:rFonts w:cs="Arial"/>
        </w:rPr>
        <w:t xml:space="preserve"> tube.</w:t>
      </w:r>
    </w:p>
    <w:p w14:paraId="57A04BD4" w14:textId="77777777" w:rsidR="00CA5855" w:rsidRPr="00D72A46" w:rsidRDefault="00CA5855" w:rsidP="004C5064">
      <w:pPr>
        <w:spacing w:after="120" w:line="276" w:lineRule="auto"/>
        <w:rPr>
          <w:rFonts w:cs="Arial"/>
        </w:rPr>
      </w:pPr>
    </w:p>
    <w:p w14:paraId="176772C4" w14:textId="57B636F7" w:rsidR="004C5064" w:rsidRPr="00D72A46" w:rsidRDefault="004C5064" w:rsidP="004C5064">
      <w:pPr>
        <w:spacing w:after="120" w:line="276" w:lineRule="auto"/>
        <w:rPr>
          <w:rFonts w:cs="Arial"/>
          <w:b/>
          <w:bCs/>
        </w:rPr>
      </w:pPr>
      <w:r>
        <w:rPr>
          <w:rFonts w:cs="Arial"/>
          <w:b/>
          <w:bCs/>
        </w:rPr>
        <w:t>H</w:t>
      </w:r>
      <w:r w:rsidRPr="00D72A46">
        <w:rPr>
          <w:rFonts w:cs="Arial"/>
          <w:b/>
          <w:bCs/>
        </w:rPr>
        <w:t>igh Throughput Screening</w:t>
      </w:r>
    </w:p>
    <w:p w14:paraId="76AA8DAF" w14:textId="2AFE4458" w:rsidR="004C5064" w:rsidRPr="00D72A46" w:rsidRDefault="004C5064" w:rsidP="004C5064">
      <w:pPr>
        <w:spacing w:after="120" w:line="276" w:lineRule="auto"/>
        <w:rPr>
          <w:rFonts w:cs="Arial"/>
        </w:rPr>
      </w:pPr>
      <w:r w:rsidRPr="00D72A46">
        <w:rPr>
          <w:rFonts w:cs="Arial"/>
        </w:rPr>
        <w:t xml:space="preserve">The high throughput screen protocol using the FAM-labelled </w:t>
      </w:r>
      <w:proofErr w:type="spellStart"/>
      <w:r w:rsidRPr="00D72A46">
        <w:rPr>
          <w:rFonts w:cs="Arial"/>
        </w:rPr>
        <w:t>cTnI</w:t>
      </w:r>
      <w:r w:rsidRPr="00D72A46">
        <w:rPr>
          <w:rFonts w:cs="Arial"/>
          <w:vertAlign w:val="subscript"/>
        </w:rPr>
        <w:t>SP</w:t>
      </w:r>
      <w:proofErr w:type="spellEnd"/>
      <w:r w:rsidRPr="00D72A46">
        <w:rPr>
          <w:rFonts w:cs="Arial"/>
        </w:rPr>
        <w:t xml:space="preserve"> has been previously described </w:t>
      </w:r>
      <w:r w:rsidRPr="00D72A46">
        <w:rPr>
          <w:rFonts w:cs="Arial"/>
        </w:rPr>
        <w:fldChar w:fldCharType="begin"/>
      </w:r>
      <w:r w:rsidR="000348DA">
        <w:rPr>
          <w:rFonts w:cs="Arial"/>
        </w:rPr>
        <w:instrText xml:space="preserve"> ADDIN EN.CITE &lt;EndNote&gt;&lt;Cite&gt;&lt;Author&gt;Parijat&lt;/Author&gt;&lt;Year&gt;2021&lt;/Year&gt;&lt;RecNum&gt;4523&lt;/RecNum&gt;&lt;DisplayText&gt;(23)&lt;/DisplayText&gt;&lt;record&gt;&lt;rec-number&gt;4523&lt;/rec-number&gt;&lt;foreign-keys&gt;&lt;key app="EN" db-id="srt5vrexh90wrre2d0ovf9zze559pfrxweer" timestamp="1621602460"&gt;4523&lt;/key&gt;&lt;/foreign-keys&gt;&lt;ref-type name="Journal Article"&gt;17&lt;/ref-type&gt;&lt;contributors&gt;&lt;authors&gt;&lt;author&gt;Parijat, P.&lt;/author&gt;&lt;author&gt;Kondacs, L.&lt;/author&gt;&lt;author&gt;Alexandrovich, A.&lt;/author&gt;&lt;author&gt;Gautel, M.&lt;/author&gt;&lt;author&gt;Cobb, A. J. A.&lt;/author&gt;&lt;author&gt;Kampourakis, T.&lt;/author&gt;&lt;/authors&gt;&lt;/contributors&gt;&lt;auth-address&gt;Randall Centre for Cell and Molecular Biophysics, King&amp;apos;s College London, and British Heart Foundation Centre of Research Excellence, London SE1 1UL, United Kingdom.&amp;#xD;Department of Chemistry, King&amp;apos;s College London, 7 Trinity Street, London, SE1 1DB, United Kingdom.&lt;/auth-address&gt;&lt;titles&gt;&lt;title&gt;High Throughput Screen Identifies Small Molecule Effectors That Modulate Thin Filament Activation in Cardiac Muscle&lt;/title&gt;&lt;secondary-title&gt;ACS Chem Biol&lt;/secondary-title&gt;&lt;/titles&gt;&lt;periodical&gt;&lt;full-title&gt;ACS Chem Biol&lt;/full-title&gt;&lt;/periodical&gt;&lt;pages&gt;225-235&lt;/pages&gt;&lt;volume&gt;16&lt;/volume&gt;&lt;number&gt;1&lt;/number&gt;&lt;edition&gt;2020/12/15&lt;/edition&gt;&lt;dates&gt;&lt;year&gt;2021&lt;/year&gt;&lt;pub-dates&gt;&lt;date&gt;Jan 15&lt;/date&gt;&lt;/pub-dates&gt;&lt;/dates&gt;&lt;isbn&gt;1554-8937 (Electronic)&amp;#xD;1554-8929 (Linking)&lt;/isbn&gt;&lt;accession-num&gt;33315370&lt;/accession-num&gt;&lt;urls&gt;&lt;related-urls&gt;&lt;url&gt;https://www.ncbi.nlm.nih.gov/pubmed/33315370&lt;/url&gt;&lt;/related-urls&gt;&lt;/urls&gt;&lt;electronic-resource-num&gt;10.1021/acschembio.0c00908&lt;/electronic-resource-num&gt;&lt;/record&gt;&lt;/Cite&gt;&lt;/EndNote&gt;</w:instrText>
      </w:r>
      <w:r w:rsidRPr="00D72A46">
        <w:rPr>
          <w:rFonts w:cs="Arial"/>
        </w:rPr>
        <w:fldChar w:fldCharType="separate"/>
      </w:r>
      <w:r w:rsidR="000348DA">
        <w:rPr>
          <w:rFonts w:cs="Arial"/>
          <w:noProof/>
        </w:rPr>
        <w:t>(23)</w:t>
      </w:r>
      <w:r w:rsidRPr="00D72A46">
        <w:rPr>
          <w:rFonts w:cs="Arial"/>
        </w:rPr>
        <w:fldChar w:fldCharType="end"/>
      </w:r>
      <w:r w:rsidRPr="00D72A46">
        <w:rPr>
          <w:rFonts w:cs="Arial"/>
        </w:rPr>
        <w:t xml:space="preserve">. Libraries were reformatted from 96-well plates to Greiner 384-well black plates using a GILSON </w:t>
      </w:r>
      <w:proofErr w:type="spellStart"/>
      <w:r w:rsidRPr="00D72A46">
        <w:rPr>
          <w:rFonts w:cs="Arial"/>
        </w:rPr>
        <w:t>PipetMax</w:t>
      </w:r>
      <w:proofErr w:type="spellEnd"/>
      <w:r w:rsidRPr="00D72A46">
        <w:rPr>
          <w:rFonts w:cs="Arial"/>
        </w:rPr>
        <w:t xml:space="preserve">. The plates were sealed with adhesive foil and stored at -20°C until further use. </w:t>
      </w:r>
      <w:r>
        <w:rPr>
          <w:rFonts w:cs="Arial"/>
        </w:rPr>
        <w:t xml:space="preserve">30 </w:t>
      </w:r>
      <w:r w:rsidRPr="00D70DBF">
        <w:rPr>
          <w:rFonts w:ascii="Symbol" w:hAnsi="Symbol" w:cs="Arial"/>
        </w:rPr>
        <w:t>m</w:t>
      </w:r>
      <w:r>
        <w:rPr>
          <w:rFonts w:cs="Arial"/>
        </w:rPr>
        <w:t>L</w:t>
      </w:r>
      <w:r w:rsidRPr="00D72A46">
        <w:rPr>
          <w:rFonts w:cs="Arial"/>
        </w:rPr>
        <w:t xml:space="preserve"> of master mix containing 2 nmol/L FAM-</w:t>
      </w:r>
      <w:proofErr w:type="spellStart"/>
      <w:r w:rsidRPr="00D72A46">
        <w:rPr>
          <w:rFonts w:cs="Arial"/>
        </w:rPr>
        <w:t>cTnI</w:t>
      </w:r>
      <w:r w:rsidRPr="00D72A46">
        <w:rPr>
          <w:rFonts w:cs="Arial"/>
          <w:vertAlign w:val="subscript"/>
        </w:rPr>
        <w:t>AR</w:t>
      </w:r>
      <w:proofErr w:type="spellEnd"/>
      <w:r w:rsidRPr="00D72A46">
        <w:rPr>
          <w:rFonts w:cs="Arial"/>
        </w:rPr>
        <w:t xml:space="preserve"> and 5 nmol/L </w:t>
      </w:r>
      <w:proofErr w:type="spellStart"/>
      <w:r w:rsidRPr="00D72A46">
        <w:rPr>
          <w:rFonts w:cs="Arial"/>
        </w:rPr>
        <w:t>cTnC</w:t>
      </w:r>
      <w:proofErr w:type="spellEnd"/>
      <w:r w:rsidRPr="00D72A46">
        <w:rPr>
          <w:rFonts w:cs="Arial"/>
        </w:rPr>
        <w:t xml:space="preserve"> in assay buffer (</w:t>
      </w:r>
      <w:r w:rsidRPr="001E3985">
        <w:rPr>
          <w:rFonts w:cs="Arial"/>
        </w:rPr>
        <w:t>20 mmol/L Tris-HCl pH 7, 100 mmol/L NaCl, 1 mmol/L CaCl</w:t>
      </w:r>
      <w:r w:rsidRPr="001E3985">
        <w:rPr>
          <w:rFonts w:cs="Arial"/>
          <w:vertAlign w:val="subscript"/>
        </w:rPr>
        <w:t>2</w:t>
      </w:r>
      <w:r w:rsidRPr="001E3985">
        <w:rPr>
          <w:rFonts w:cs="Arial"/>
        </w:rPr>
        <w:t>, 1mmol/L DTT)</w:t>
      </w:r>
      <w:r w:rsidRPr="00D72A46">
        <w:rPr>
          <w:rFonts w:cs="Arial"/>
        </w:rPr>
        <w:t xml:space="preserve"> w</w:t>
      </w:r>
      <w:r>
        <w:rPr>
          <w:rFonts w:cs="Arial"/>
        </w:rPr>
        <w:t>ere</w:t>
      </w:r>
      <w:r w:rsidRPr="00D72A46">
        <w:rPr>
          <w:rFonts w:cs="Arial"/>
        </w:rPr>
        <w:t xml:space="preserve"> added to each well of a black Greiner 384-well plate, and either DMSO or 50 nmol/L </w:t>
      </w:r>
      <w:proofErr w:type="spellStart"/>
      <w:r w:rsidRPr="00D72A46">
        <w:rPr>
          <w:rFonts w:cs="Arial"/>
        </w:rPr>
        <w:t>unlabelled</w:t>
      </w:r>
      <w:proofErr w:type="spellEnd"/>
      <w:r w:rsidRPr="00D72A46">
        <w:rPr>
          <w:rFonts w:cs="Arial"/>
        </w:rPr>
        <w:t xml:space="preserve"> </w:t>
      </w:r>
      <w:proofErr w:type="spellStart"/>
      <w:r w:rsidRPr="00D72A46">
        <w:rPr>
          <w:rFonts w:cs="Arial"/>
        </w:rPr>
        <w:t>cTnI</w:t>
      </w:r>
      <w:r w:rsidRPr="00D72A46">
        <w:rPr>
          <w:rFonts w:cs="Arial"/>
          <w:vertAlign w:val="subscript"/>
        </w:rPr>
        <w:t>AR</w:t>
      </w:r>
      <w:proofErr w:type="spellEnd"/>
      <w:r w:rsidRPr="00D72A46">
        <w:rPr>
          <w:rFonts w:cs="Arial"/>
        </w:rPr>
        <w:t xml:space="preserve"> peptide were added to two columns per plate as negative and positive controls, respectively. A total of 40 </w:t>
      </w:r>
      <w:proofErr w:type="spellStart"/>
      <w:r w:rsidRPr="00D72A46">
        <w:rPr>
          <w:rFonts w:cs="Arial"/>
        </w:rPr>
        <w:t>nL</w:t>
      </w:r>
      <w:proofErr w:type="spellEnd"/>
      <w:r w:rsidRPr="00D72A46">
        <w:rPr>
          <w:rFonts w:cs="Arial"/>
        </w:rPr>
        <w:t xml:space="preserve"> of 10 mmol/L compound stocks were transferred to each well using a Mosquito liquid handler system (final DMSO concentration of 0.1% (v/v)). The plates were incubated in the dark for 30 min at 25°C, and the fluorescence polarization from each well was measured using a </w:t>
      </w:r>
      <w:proofErr w:type="spellStart"/>
      <w:r w:rsidRPr="00D72A46">
        <w:rPr>
          <w:rFonts w:cs="Arial"/>
        </w:rPr>
        <w:t>ClarioStar</w:t>
      </w:r>
      <w:proofErr w:type="spellEnd"/>
      <w:r w:rsidRPr="00D72A46">
        <w:rPr>
          <w:rFonts w:cs="Arial"/>
        </w:rPr>
        <w:t xml:space="preserve"> Plate reader with appropriate excitation and emission filter settings. Dose-response curves were constructed by serial dilution of compounds in DMSO and adding a fixed volume to a mixture of peptide and </w:t>
      </w:r>
      <w:proofErr w:type="spellStart"/>
      <w:r w:rsidRPr="00D72A46">
        <w:rPr>
          <w:rFonts w:cs="Arial"/>
        </w:rPr>
        <w:t>cTnC</w:t>
      </w:r>
      <w:proofErr w:type="spellEnd"/>
      <w:r w:rsidRPr="00D72A46">
        <w:rPr>
          <w:rFonts w:cs="Arial"/>
        </w:rPr>
        <w:t>.</w:t>
      </w:r>
    </w:p>
    <w:p w14:paraId="080A7388" w14:textId="77777777" w:rsidR="004C5064" w:rsidRPr="00D72A46" w:rsidRDefault="004C5064" w:rsidP="004C5064">
      <w:pPr>
        <w:spacing w:after="120" w:line="276" w:lineRule="auto"/>
        <w:rPr>
          <w:rFonts w:cs="Arial"/>
          <w:b/>
          <w:bCs/>
        </w:rPr>
      </w:pPr>
      <w:proofErr w:type="spellStart"/>
      <w:r w:rsidRPr="00D72A46">
        <w:rPr>
          <w:rFonts w:cs="Arial"/>
          <w:b/>
          <w:bCs/>
        </w:rPr>
        <w:t>Myofibrilar</w:t>
      </w:r>
      <w:proofErr w:type="spellEnd"/>
      <w:r w:rsidRPr="00D72A46">
        <w:rPr>
          <w:rFonts w:cs="Arial"/>
          <w:b/>
          <w:bCs/>
        </w:rPr>
        <w:t xml:space="preserve"> ATPase Activity Measurements</w:t>
      </w:r>
    </w:p>
    <w:p w14:paraId="13FECCC0" w14:textId="162032D2" w:rsidR="004C5064" w:rsidRPr="00D72A46" w:rsidRDefault="004C5064" w:rsidP="004C5064">
      <w:pPr>
        <w:spacing w:after="120" w:line="276" w:lineRule="auto"/>
        <w:rPr>
          <w:rFonts w:cs="Arial"/>
        </w:rPr>
      </w:pPr>
      <w:r w:rsidRPr="00D72A46">
        <w:rPr>
          <w:rFonts w:cs="Arial"/>
        </w:rPr>
        <w:t xml:space="preserve">Bovine cardiac myofibrils (CMF) were freshly prepared from bovine ventricle as previously described </w:t>
      </w:r>
      <w:r w:rsidRPr="00D72A46">
        <w:rPr>
          <w:rFonts w:cs="Arial"/>
        </w:rPr>
        <w:fldChar w:fldCharType="begin"/>
      </w:r>
      <w:r w:rsidR="00CA5855">
        <w:rPr>
          <w:rFonts w:cs="Arial"/>
        </w:rPr>
        <w:instrText xml:space="preserve"> ADDIN EN.CITE &lt;EndNote&gt;&lt;Cite&gt;&lt;Author&gt;Sevrieva&lt;/Author&gt;&lt;Year&gt;2020&lt;/Year&gt;&lt;RecNum&gt;4434&lt;/RecNum&gt;&lt;DisplayText&gt;(46)&lt;/DisplayText&gt;&lt;record&gt;&lt;rec-number&gt;4434&lt;/rec-number&gt;&lt;foreign-keys&gt;&lt;key app="EN" db-id="srt5vrexh90wrre2d0ovf9zze559pfrxweer" timestamp="1583765649"&gt;4434&lt;/key&gt;&lt;/foreign-keys&gt;&lt;ref-type name="Journal Article"&gt;17&lt;/ref-type&gt;&lt;contributors&gt;&lt;authors&gt;&lt;author&gt;Sevrieva, I. R.&lt;/author&gt;&lt;author&gt;Brandmeier, B.&lt;/author&gt;&lt;author&gt;Ponnam, S.&lt;/author&gt;&lt;author&gt;Gautel, M.&lt;/author&gt;&lt;author&gt;Irving, M.&lt;/author&gt;&lt;author&gt;Campbell, K. S.&lt;/author&gt;&lt;author&gt;Sun, Y. B.&lt;/author&gt;&lt;author&gt;Kampourakis, T.&lt;/author&gt;&lt;/authors&gt;&lt;/contributors&gt;&lt;auth-address&gt;King&amp;apos;s College London, United Kingdom.&amp;#xD;King&amp;apos;s Colllege London, United Kingdom.&amp;#xD;King&amp;apos;s College London.&amp;#xD;Randall Division of Cell and Molecular Biophysics.&amp;#xD;University of Kentucky, United States.&lt;/auth-address&gt;&lt;titles&gt;&lt;title&gt;Cardiac myosin regulatory light chain kinase modulates cardiac contractility by phosphorylating both myosin regulatory light chain and troponin I&lt;/title&gt;&lt;secondary-title&gt;J Biol Chem&lt;/secondary-title&gt;&lt;/titles&gt;&lt;periodical&gt;&lt;full-title&gt;J Biol Chem&lt;/full-title&gt;&lt;/periodical&gt;&lt;edition&gt;2020/02/23&lt;/edition&gt;&lt;keywords&gt;&lt;keyword&gt;calcium signalling&lt;/keyword&gt;&lt;keyword&gt;cardiac muscle regulation&lt;/keyword&gt;&lt;keyword&gt;cardiac myosin light chain kinase&lt;/keyword&gt;&lt;keyword&gt;cardiomyocyte&lt;/keyword&gt;&lt;keyword&gt;contractile protein&lt;/keyword&gt;&lt;keyword&gt;heart function&lt;/keyword&gt;&lt;keyword&gt;myosin&lt;/keyword&gt;&lt;keyword&gt;post-translational modification (PTM)&lt;/keyword&gt;&lt;keyword&gt;troponin&lt;/keyword&gt;&lt;keyword&gt;troponin I phosphorylation&lt;/keyword&gt;&lt;/keywords&gt;&lt;dates&gt;&lt;year&gt;2020&lt;/year&gt;&lt;pub-dates&gt;&lt;date&gt;Feb 21&lt;/date&gt;&lt;/pub-dates&gt;&lt;/dates&gt;&lt;isbn&gt;1083-351X (Electronic)&amp;#xD;0021-9258 (Linking)&lt;/isbn&gt;&lt;accession-num&gt;32086378&lt;/accession-num&gt;&lt;urls&gt;&lt;related-urls&gt;&lt;url&gt;https://www.ncbi.nlm.nih.gov/pubmed/32086378&lt;/url&gt;&lt;/related-urls&gt;&lt;/urls&gt;&lt;electronic-resource-num&gt;10.1074/jbc.RA119.011945&lt;/electronic-resource-num&gt;&lt;/record&gt;&lt;/Cite&gt;&lt;/EndNote&gt;</w:instrText>
      </w:r>
      <w:r w:rsidRPr="00D72A46">
        <w:rPr>
          <w:rFonts w:cs="Arial"/>
        </w:rPr>
        <w:fldChar w:fldCharType="separate"/>
      </w:r>
      <w:r w:rsidR="00CA5855">
        <w:rPr>
          <w:rFonts w:cs="Arial"/>
          <w:noProof/>
        </w:rPr>
        <w:t>(46)</w:t>
      </w:r>
      <w:r w:rsidRPr="00D72A46">
        <w:rPr>
          <w:rFonts w:cs="Arial"/>
        </w:rPr>
        <w:fldChar w:fldCharType="end"/>
      </w:r>
      <w:r w:rsidRPr="00D72A46">
        <w:rPr>
          <w:rFonts w:cs="Arial"/>
        </w:rPr>
        <w:t xml:space="preserve">. The NADH-coupled ATPase assay was adapted to test the effects of drugs on bovine cardiac myofibrils </w:t>
      </w:r>
      <w:r w:rsidRPr="00D72A46">
        <w:rPr>
          <w:rFonts w:cs="Arial"/>
        </w:rPr>
        <w:fldChar w:fldCharType="begin">
          <w:fldData xml:space="preserve">PEVuZE5vdGU+PENpdGU+PEF1dGhvcj5SYWRuYWk8L0F1dGhvcj48WWVhcj4yMDE5PC9ZZWFyPjxS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==
</w:fldData>
        </w:fldChar>
      </w:r>
      <w:r w:rsidR="00CA5855">
        <w:rPr>
          <w:rFonts w:cs="Arial"/>
        </w:rPr>
        <w:instrText xml:space="preserve"> ADDIN EN.CITE </w:instrText>
      </w:r>
      <w:r w:rsidR="00CA5855">
        <w:rPr>
          <w:rFonts w:cs="Arial"/>
        </w:rPr>
        <w:fldChar w:fldCharType="begin">
          <w:fldData xml:space="preserve">PEVuZE5vdGU+PENpdGU+PEF1dGhvcj5SYWRuYWk8L0F1dGhvcj48WWVhcj4yMDE5PC9ZZWFyPjxS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==
</w:fldData>
        </w:fldChar>
      </w:r>
      <w:r w:rsidR="00CA5855">
        <w:rPr>
          <w:rFonts w:cs="Arial"/>
        </w:rPr>
        <w:instrText xml:space="preserve"> ADDIN EN.CITE.DATA </w:instrText>
      </w:r>
      <w:r w:rsidR="00CA5855">
        <w:rPr>
          <w:rFonts w:cs="Arial"/>
        </w:rPr>
      </w:r>
      <w:r w:rsidR="00CA5855">
        <w:rPr>
          <w:rFonts w:cs="Arial"/>
        </w:rPr>
        <w:fldChar w:fldCharType="end"/>
      </w:r>
      <w:r w:rsidRPr="00D72A46">
        <w:rPr>
          <w:rFonts w:cs="Arial"/>
        </w:rPr>
      </w:r>
      <w:r w:rsidRPr="00D72A46">
        <w:rPr>
          <w:rFonts w:cs="Arial"/>
        </w:rPr>
        <w:fldChar w:fldCharType="separate"/>
      </w:r>
      <w:r w:rsidR="00CA5855">
        <w:rPr>
          <w:rFonts w:cs="Arial"/>
          <w:noProof/>
        </w:rPr>
        <w:t>(47)</w:t>
      </w:r>
      <w:r w:rsidRPr="00D72A46">
        <w:rPr>
          <w:rFonts w:cs="Arial"/>
        </w:rPr>
        <w:fldChar w:fldCharType="end"/>
      </w:r>
      <w:r w:rsidRPr="00D72A46">
        <w:rPr>
          <w:rFonts w:cs="Arial"/>
        </w:rPr>
        <w:t>. Briefly, buffers with varying free [Ca</w:t>
      </w:r>
      <w:r w:rsidRPr="00D72A46">
        <w:rPr>
          <w:rFonts w:cs="Arial"/>
          <w:vertAlign w:val="superscript"/>
        </w:rPr>
        <w:t>2+</w:t>
      </w:r>
      <w:r w:rsidRPr="00D72A46">
        <w:rPr>
          <w:rFonts w:cs="Arial"/>
        </w:rPr>
        <w:t>] were prepared by adding the appropriate concentrations of EGTA and CaCl</w:t>
      </w:r>
      <w:r w:rsidRPr="00D72A46">
        <w:rPr>
          <w:rFonts w:cs="Arial"/>
          <w:vertAlign w:val="subscript"/>
        </w:rPr>
        <w:t>2</w:t>
      </w:r>
      <w:r w:rsidRPr="00D72A46">
        <w:rPr>
          <w:rFonts w:cs="Arial"/>
        </w:rPr>
        <w:t xml:space="preserve"> calculated using the MAXCHELATOR software. A substrate mix (composition: 220 µmol/L NADH, 2 mmol/L phospho-</w:t>
      </w:r>
      <w:proofErr w:type="spellStart"/>
      <w:r w:rsidRPr="00D72A46">
        <w:rPr>
          <w:rFonts w:cs="Arial"/>
        </w:rPr>
        <w:t>enolpyruvate</w:t>
      </w:r>
      <w:proofErr w:type="spellEnd"/>
      <w:r w:rsidRPr="00D72A46">
        <w:rPr>
          <w:rFonts w:cs="Arial"/>
        </w:rPr>
        <w:t xml:space="preserve"> and 2 mmol/L ATP) and an enzyme mix (composition: 0.5 mg ml</w:t>
      </w:r>
      <w:r w:rsidRPr="00D72A46">
        <w:rPr>
          <w:rFonts w:cs="Arial"/>
          <w:vertAlign w:val="superscript"/>
        </w:rPr>
        <w:t>-1</w:t>
      </w:r>
      <w:r w:rsidRPr="00D72A46">
        <w:rPr>
          <w:rFonts w:cs="Arial"/>
        </w:rPr>
        <w:t xml:space="preserve"> myofibrils, 40 U ml</w:t>
      </w:r>
      <w:r w:rsidRPr="00D72A46">
        <w:rPr>
          <w:rFonts w:cs="Arial"/>
          <w:vertAlign w:val="superscript"/>
        </w:rPr>
        <w:t>-1</w:t>
      </w:r>
      <w:r w:rsidRPr="00D72A46">
        <w:rPr>
          <w:rFonts w:cs="Arial"/>
        </w:rPr>
        <w:t xml:space="preserve"> Lactate Dehydrogenase and 200 U ml</w:t>
      </w:r>
      <w:r w:rsidRPr="00D72A46">
        <w:rPr>
          <w:rFonts w:cs="Arial"/>
          <w:vertAlign w:val="superscript"/>
        </w:rPr>
        <w:t>-1</w:t>
      </w:r>
      <w:r w:rsidRPr="00D72A46">
        <w:rPr>
          <w:rFonts w:cs="Arial"/>
        </w:rPr>
        <w:t xml:space="preserve"> Pyruvate Kinase) were prepared for a final reaction volume of 40 </w:t>
      </w:r>
      <w:r w:rsidRPr="00D72A46">
        <w:rPr>
          <w:rFonts w:ascii="Symbol" w:hAnsi="Symbol" w:cs="Arial"/>
        </w:rPr>
        <w:t>m</w:t>
      </w:r>
      <w:r w:rsidRPr="00D72A46">
        <w:rPr>
          <w:rFonts w:cs="Arial"/>
        </w:rPr>
        <w:t xml:space="preserve">L. 20 </w:t>
      </w:r>
      <w:r w:rsidRPr="00D72A46">
        <w:rPr>
          <w:rFonts w:ascii="Symbol" w:hAnsi="Symbol" w:cs="Arial"/>
        </w:rPr>
        <w:t>m</w:t>
      </w:r>
      <w:r w:rsidRPr="00D72A46">
        <w:rPr>
          <w:rFonts w:cs="Arial"/>
        </w:rPr>
        <w:t>L Enzyme mix was added to individual wells using a 12-well multichannel pipette. Appropriate concentrations of drugs were added to each well and the plate was shaken at 1000</w:t>
      </w:r>
      <w:r>
        <w:rPr>
          <w:rFonts w:cs="Arial"/>
        </w:rPr>
        <w:t xml:space="preserve"> </w:t>
      </w:r>
      <w:r w:rsidRPr="00D72A46">
        <w:rPr>
          <w:rFonts w:cs="Arial"/>
        </w:rPr>
        <w:t xml:space="preserve">rpm for 5 mins on a plate shaker and further incubated at room temperature for 10 mins. Substrate mix was dispensed into each well using the Gilson </w:t>
      </w:r>
      <w:proofErr w:type="spellStart"/>
      <w:r w:rsidRPr="00D72A46">
        <w:rPr>
          <w:rFonts w:cs="Arial"/>
        </w:rPr>
        <w:t>PipetMax</w:t>
      </w:r>
      <w:proofErr w:type="spellEnd"/>
      <w:r w:rsidRPr="00D72A46">
        <w:rPr>
          <w:rFonts w:cs="Arial"/>
        </w:rPr>
        <w:t xml:space="preserve">. The plate was briefly spun down to ensure removal of air bubbles. The reaction was followed by recording the </w:t>
      </w:r>
      <w:r w:rsidRPr="00D72A46">
        <w:rPr>
          <w:rFonts w:cs="Arial"/>
        </w:rPr>
        <w:lastRenderedPageBreak/>
        <w:t>fluorescence intensity of each well with excitation at 380 nm and emission at 470nm, for 10 mins scanning the plate every 30 seconds. ATPase rates were extracted by linear regression to datapoints in GraphPad Prism.</w:t>
      </w:r>
    </w:p>
    <w:p w14:paraId="310198E6" w14:textId="77777777" w:rsidR="004C5064" w:rsidRPr="00D72A46" w:rsidRDefault="004C5064" w:rsidP="004C5064">
      <w:pPr>
        <w:spacing w:after="120" w:line="276" w:lineRule="auto"/>
        <w:rPr>
          <w:rFonts w:cs="Arial"/>
          <w:b/>
          <w:bCs/>
        </w:rPr>
      </w:pPr>
      <w:r w:rsidRPr="00D72A46">
        <w:rPr>
          <w:rFonts w:cs="Arial"/>
          <w:b/>
          <w:bCs/>
        </w:rPr>
        <w:t>Isothermal Titration Calorimetry</w:t>
      </w:r>
    </w:p>
    <w:p w14:paraId="25537D68" w14:textId="77777777" w:rsidR="004C5064" w:rsidRPr="00D72A46" w:rsidRDefault="004C5064" w:rsidP="004C5064">
      <w:pPr>
        <w:spacing w:after="120" w:line="276" w:lineRule="auto"/>
        <w:rPr>
          <w:rFonts w:cs="Arial"/>
        </w:rPr>
      </w:pPr>
      <w:r w:rsidRPr="00D72A46">
        <w:rPr>
          <w:rFonts w:cs="Arial"/>
        </w:rPr>
        <w:t xml:space="preserve">Thermodynamic parameters for the appropriate drugs binding to </w:t>
      </w:r>
      <w:proofErr w:type="spellStart"/>
      <w:r w:rsidRPr="00D72A46">
        <w:rPr>
          <w:rFonts w:cs="Arial"/>
        </w:rPr>
        <w:t>NcTnC</w:t>
      </w:r>
      <w:proofErr w:type="spellEnd"/>
      <w:r w:rsidRPr="00D72A46">
        <w:rPr>
          <w:rFonts w:cs="Arial"/>
        </w:rPr>
        <w:t xml:space="preserve">, </w:t>
      </w:r>
      <w:proofErr w:type="spellStart"/>
      <w:r w:rsidRPr="00D72A46">
        <w:rPr>
          <w:rFonts w:cs="Arial"/>
        </w:rPr>
        <w:t>cChimera</w:t>
      </w:r>
      <w:proofErr w:type="spellEnd"/>
      <w:r w:rsidRPr="00D72A46">
        <w:rPr>
          <w:rFonts w:cs="Arial"/>
        </w:rPr>
        <w:t xml:space="preserve"> and </w:t>
      </w:r>
      <w:proofErr w:type="spellStart"/>
      <w:r w:rsidRPr="00D72A46">
        <w:rPr>
          <w:rFonts w:cs="Arial"/>
        </w:rPr>
        <w:t>cTnC</w:t>
      </w:r>
      <w:proofErr w:type="spellEnd"/>
      <w:r w:rsidRPr="00D72A46">
        <w:rPr>
          <w:rFonts w:cs="Arial"/>
        </w:rPr>
        <w:t xml:space="preserve"> were determined in ITC </w:t>
      </w:r>
      <w:r w:rsidRPr="000D1DF3">
        <w:rPr>
          <w:rFonts w:cs="Arial"/>
        </w:rPr>
        <w:t>buffer (composition in mmol/L: 20 M</w:t>
      </w:r>
      <w:r>
        <w:rPr>
          <w:rFonts w:cs="Arial"/>
        </w:rPr>
        <w:t>OPS, 1</w:t>
      </w:r>
      <w:r w:rsidRPr="000D1DF3">
        <w:rPr>
          <w:rFonts w:cs="Arial"/>
        </w:rPr>
        <w:t xml:space="preserve">00 </w:t>
      </w:r>
      <w:proofErr w:type="spellStart"/>
      <w:r w:rsidRPr="000D1DF3">
        <w:rPr>
          <w:rFonts w:cs="Arial"/>
        </w:rPr>
        <w:t>KCl</w:t>
      </w:r>
      <w:proofErr w:type="spellEnd"/>
      <w:r w:rsidRPr="000D1DF3">
        <w:rPr>
          <w:rFonts w:cs="Arial"/>
        </w:rPr>
        <w:t>,</w:t>
      </w:r>
      <w:r>
        <w:rPr>
          <w:rFonts w:cs="Arial"/>
        </w:rPr>
        <w:t xml:space="preserve"> 1 MgCl</w:t>
      </w:r>
      <w:r w:rsidRPr="005B71A6">
        <w:rPr>
          <w:rFonts w:cs="Arial"/>
          <w:vertAlign w:val="subscript"/>
        </w:rPr>
        <w:t>2</w:t>
      </w:r>
      <w:r>
        <w:rPr>
          <w:rFonts w:cs="Arial"/>
        </w:rPr>
        <w:t>,</w:t>
      </w:r>
      <w:r w:rsidRPr="000D1DF3">
        <w:rPr>
          <w:rFonts w:cs="Arial"/>
        </w:rPr>
        <w:t xml:space="preserve"> 1 </w:t>
      </w:r>
      <w:r>
        <w:rPr>
          <w:rFonts w:cs="Arial"/>
        </w:rPr>
        <w:t>Ca</w:t>
      </w:r>
      <w:r w:rsidRPr="000D1DF3">
        <w:rPr>
          <w:rFonts w:cs="Arial"/>
        </w:rPr>
        <w:t>Cl</w:t>
      </w:r>
      <w:r w:rsidRPr="000D1DF3">
        <w:rPr>
          <w:rFonts w:cs="Arial"/>
          <w:vertAlign w:val="subscript"/>
        </w:rPr>
        <w:t>2</w:t>
      </w:r>
      <w:r w:rsidRPr="000D1DF3">
        <w:rPr>
          <w:rFonts w:cs="Arial"/>
        </w:rPr>
        <w:t xml:space="preserve">, pH 7) using a </w:t>
      </w:r>
      <w:proofErr w:type="spellStart"/>
      <w:r w:rsidRPr="000D1DF3">
        <w:rPr>
          <w:rFonts w:cs="Arial"/>
        </w:rPr>
        <w:t>MicroCal</w:t>
      </w:r>
      <w:proofErr w:type="spellEnd"/>
      <w:r w:rsidRPr="000D1DF3">
        <w:rPr>
          <w:rFonts w:cs="Arial"/>
        </w:rPr>
        <w:t xml:space="preserve"> ITC200 titration calorimeter (Malvern </w:t>
      </w:r>
      <w:proofErr w:type="spellStart"/>
      <w:r w:rsidRPr="000D1DF3">
        <w:rPr>
          <w:rFonts w:cs="Arial"/>
        </w:rPr>
        <w:t>Panalytical</w:t>
      </w:r>
      <w:proofErr w:type="spellEnd"/>
      <w:r w:rsidRPr="000D1DF3">
        <w:rPr>
          <w:rFonts w:cs="Arial"/>
        </w:rPr>
        <w:t>). The protein stock solution</w:t>
      </w:r>
      <w:r>
        <w:rPr>
          <w:rFonts w:cs="Arial"/>
        </w:rPr>
        <w:t>s</w:t>
      </w:r>
      <w:r w:rsidRPr="00D72A46">
        <w:rPr>
          <w:rFonts w:cs="Arial"/>
        </w:rPr>
        <w:t xml:space="preserve"> w</w:t>
      </w:r>
      <w:r>
        <w:rPr>
          <w:rFonts w:cs="Arial"/>
        </w:rPr>
        <w:t>ere</w:t>
      </w:r>
      <w:r w:rsidRPr="00D72A46">
        <w:rPr>
          <w:rFonts w:cs="Arial"/>
        </w:rPr>
        <w:t xml:space="preserve"> </w:t>
      </w:r>
      <w:proofErr w:type="spellStart"/>
      <w:r w:rsidRPr="00D72A46">
        <w:rPr>
          <w:rFonts w:cs="Arial"/>
        </w:rPr>
        <w:t>dialysed</w:t>
      </w:r>
      <w:proofErr w:type="spellEnd"/>
      <w:r w:rsidRPr="00D72A46">
        <w:rPr>
          <w:rFonts w:cs="Arial"/>
        </w:rPr>
        <w:t xml:space="preserve"> against ITC buffer overnight. </w:t>
      </w:r>
      <w:r>
        <w:rPr>
          <w:rFonts w:cs="Arial"/>
        </w:rPr>
        <w:t>The s</w:t>
      </w:r>
      <w:r w:rsidRPr="00D72A46">
        <w:rPr>
          <w:rFonts w:cs="Arial"/>
        </w:rPr>
        <w:t xml:space="preserve">ample </w:t>
      </w:r>
      <w:r>
        <w:rPr>
          <w:rFonts w:cs="Arial"/>
        </w:rPr>
        <w:t xml:space="preserve">cell </w:t>
      </w:r>
      <w:r w:rsidRPr="00D72A46">
        <w:rPr>
          <w:rFonts w:cs="Arial"/>
        </w:rPr>
        <w:t xml:space="preserve">and injection syringe were extensively cleaned with decalcified water and then with ITC buffer. The reaction cell was loaded with 180 µmol/L </w:t>
      </w:r>
      <w:proofErr w:type="spellStart"/>
      <w:r w:rsidRPr="00D72A46">
        <w:rPr>
          <w:rFonts w:cs="Arial"/>
        </w:rPr>
        <w:t>NcTnC</w:t>
      </w:r>
      <w:proofErr w:type="spellEnd"/>
      <w:r w:rsidRPr="00D72A46">
        <w:rPr>
          <w:rFonts w:cs="Arial"/>
        </w:rPr>
        <w:t xml:space="preserve"> solution, 200 µmol/L </w:t>
      </w:r>
      <w:proofErr w:type="spellStart"/>
      <w:r w:rsidRPr="00D72A46">
        <w:rPr>
          <w:rFonts w:cs="Arial"/>
        </w:rPr>
        <w:t>cTnC</w:t>
      </w:r>
      <w:proofErr w:type="spellEnd"/>
      <w:r w:rsidRPr="00D72A46">
        <w:rPr>
          <w:rFonts w:cs="Arial"/>
        </w:rPr>
        <w:t xml:space="preserve">, 150. 20 or 40 injections of drugs or peptides were titrated into protein solution with </w:t>
      </w:r>
      <w:r>
        <w:rPr>
          <w:rFonts w:cs="Arial"/>
        </w:rPr>
        <w:t xml:space="preserve">3 </w:t>
      </w:r>
      <w:r w:rsidRPr="00D72A46">
        <w:rPr>
          <w:rFonts w:cs="Arial"/>
        </w:rPr>
        <w:t xml:space="preserve">min intervals between injections. </w:t>
      </w:r>
      <w:r>
        <w:rPr>
          <w:rFonts w:cs="Arial"/>
        </w:rPr>
        <w:t>The first injection was ignored and correction for the heat of dilution was made by subtracting the last injection from all injection points</w:t>
      </w:r>
      <w:r w:rsidRPr="00D72A46">
        <w:rPr>
          <w:rFonts w:cs="Arial"/>
        </w:rPr>
        <w:t xml:space="preserve">. The temperature was kept constant at 25ºC, and stirring speed was at </w:t>
      </w:r>
      <w:r>
        <w:rPr>
          <w:rFonts w:cs="Arial"/>
        </w:rPr>
        <w:t>1</w:t>
      </w:r>
      <w:r w:rsidRPr="00D72A46">
        <w:rPr>
          <w:rFonts w:cs="Arial"/>
        </w:rPr>
        <w:t>000 rpm. ITC data were analyzed using Origin 7 ITC data analysis software (</w:t>
      </w:r>
      <w:proofErr w:type="spellStart"/>
      <w:r w:rsidRPr="00D72A46">
        <w:rPr>
          <w:rFonts w:cs="Arial"/>
        </w:rPr>
        <w:t>OriginLab</w:t>
      </w:r>
      <w:proofErr w:type="spellEnd"/>
      <w:r w:rsidRPr="00D72A46">
        <w:rPr>
          <w:rFonts w:cs="Arial"/>
        </w:rPr>
        <w:t xml:space="preserve"> Corp., Northampton, MA). </w:t>
      </w:r>
    </w:p>
    <w:p w14:paraId="0EFECE0F" w14:textId="77777777" w:rsidR="004C5064" w:rsidRPr="00D72A46" w:rsidRDefault="004C5064" w:rsidP="004C5064">
      <w:pPr>
        <w:spacing w:after="120" w:line="276" w:lineRule="auto"/>
        <w:rPr>
          <w:rFonts w:cs="Arial"/>
          <w:b/>
          <w:bCs/>
        </w:rPr>
      </w:pPr>
      <w:r w:rsidRPr="00D72A46">
        <w:rPr>
          <w:rFonts w:cs="Arial"/>
          <w:b/>
          <w:bCs/>
        </w:rPr>
        <w:t>Microscale Thermophoresis</w:t>
      </w:r>
    </w:p>
    <w:p w14:paraId="6033CFAB" w14:textId="77777777" w:rsidR="004C5064" w:rsidRPr="00D72A46" w:rsidRDefault="004C5064" w:rsidP="004C5064">
      <w:pPr>
        <w:spacing w:after="120" w:line="276" w:lineRule="auto"/>
        <w:rPr>
          <w:rFonts w:cs="Arial"/>
        </w:rPr>
      </w:pPr>
      <w:r w:rsidRPr="00D72A46">
        <w:rPr>
          <w:rFonts w:cs="Arial"/>
        </w:rPr>
        <w:t>MST experiments were performed on a Monolith NT.115 instrument (</w:t>
      </w:r>
      <w:proofErr w:type="spellStart"/>
      <w:r w:rsidRPr="00D72A46">
        <w:rPr>
          <w:rFonts w:cs="Arial"/>
        </w:rPr>
        <w:t>NanoTemper</w:t>
      </w:r>
      <w:proofErr w:type="spellEnd"/>
      <w:r w:rsidRPr="00D72A46">
        <w:rPr>
          <w:rFonts w:cs="Arial"/>
        </w:rPr>
        <w:t>) in interaction buffer containing 20 mmol/L MOPS, pH 7, 1 mmol/L CaCl</w:t>
      </w:r>
      <w:r w:rsidRPr="00D72A46">
        <w:rPr>
          <w:rFonts w:cs="Arial"/>
          <w:vertAlign w:val="subscript"/>
        </w:rPr>
        <w:t>2</w:t>
      </w:r>
      <w:r w:rsidRPr="00D72A46">
        <w:rPr>
          <w:rFonts w:cs="Arial"/>
        </w:rPr>
        <w:t xml:space="preserve">, 50 mmol/L </w:t>
      </w:r>
      <w:proofErr w:type="spellStart"/>
      <w:r w:rsidRPr="00D72A46">
        <w:rPr>
          <w:rFonts w:cs="Arial"/>
        </w:rPr>
        <w:t>KCl</w:t>
      </w:r>
      <w:proofErr w:type="spellEnd"/>
      <w:r w:rsidRPr="00D72A46">
        <w:rPr>
          <w:rFonts w:cs="Arial"/>
        </w:rPr>
        <w:t xml:space="preserve">, 1 mmol/L DTT and 0.05% (v/v) Tween-20. Human </w:t>
      </w:r>
      <w:proofErr w:type="spellStart"/>
      <w:r w:rsidRPr="00D72A46">
        <w:rPr>
          <w:rFonts w:cs="Arial"/>
        </w:rPr>
        <w:t>cTnC</w:t>
      </w:r>
      <w:proofErr w:type="spellEnd"/>
      <w:r w:rsidRPr="00D72A46">
        <w:rPr>
          <w:rFonts w:cs="Arial"/>
        </w:rPr>
        <w:t xml:space="preserve"> was labelled with Alexa 647-NHS (Molecular Probes, Inc; </w:t>
      </w:r>
      <w:proofErr w:type="spellStart"/>
      <w:r w:rsidRPr="00D72A46">
        <w:rPr>
          <w:rFonts w:cs="Arial"/>
        </w:rPr>
        <w:t>ThermoFisher</w:t>
      </w:r>
      <w:proofErr w:type="spellEnd"/>
      <w:r w:rsidRPr="00D72A46">
        <w:rPr>
          <w:rFonts w:cs="Arial"/>
        </w:rPr>
        <w:t xml:space="preserve"> Scientific) according to the manufacturer’s instructions, and dye incorporation (efficiency of &gt;80%) was confirmed by HPLC and ESI-MS. Labelled </w:t>
      </w:r>
      <w:proofErr w:type="spellStart"/>
      <w:r w:rsidRPr="00D72A46">
        <w:rPr>
          <w:rFonts w:cs="Arial"/>
        </w:rPr>
        <w:t>cTnC</w:t>
      </w:r>
      <w:proofErr w:type="spellEnd"/>
      <w:r w:rsidRPr="00D72A46">
        <w:rPr>
          <w:rFonts w:cs="Arial"/>
        </w:rPr>
        <w:t xml:space="preserve"> was gel-filtered into the interaction buffer. Titration experiments were performed with a fixed concentration of 100 n</w:t>
      </w:r>
      <w:r>
        <w:rPr>
          <w:rFonts w:cs="Arial"/>
        </w:rPr>
        <w:t>mol/L</w:t>
      </w:r>
      <w:r w:rsidRPr="00D72A46">
        <w:rPr>
          <w:rFonts w:cs="Arial"/>
        </w:rPr>
        <w:t xml:space="preserve"> of Alexa647-labelled </w:t>
      </w:r>
      <w:proofErr w:type="spellStart"/>
      <w:r w:rsidRPr="00D72A46">
        <w:rPr>
          <w:rFonts w:cs="Arial"/>
        </w:rPr>
        <w:t>cTnC</w:t>
      </w:r>
      <w:proofErr w:type="spellEnd"/>
      <w:r w:rsidRPr="00D72A46">
        <w:rPr>
          <w:rFonts w:cs="Arial"/>
        </w:rPr>
        <w:t xml:space="preserve"> in premium capillaries.</w:t>
      </w:r>
    </w:p>
    <w:p w14:paraId="3EB2B221" w14:textId="77777777" w:rsidR="004C5064" w:rsidRPr="00D72A46" w:rsidRDefault="004C5064" w:rsidP="004C5064">
      <w:pPr>
        <w:spacing w:after="120" w:line="276" w:lineRule="auto"/>
        <w:rPr>
          <w:rFonts w:cs="Arial"/>
          <w:b/>
          <w:bCs/>
        </w:rPr>
      </w:pPr>
      <w:r w:rsidRPr="00D72A46">
        <w:rPr>
          <w:rFonts w:cs="Arial"/>
          <w:b/>
          <w:bCs/>
        </w:rPr>
        <w:t>NMR Spectroscopy</w:t>
      </w:r>
    </w:p>
    <w:p w14:paraId="0C54827B" w14:textId="77777777" w:rsidR="004C5064" w:rsidRPr="00D72A46" w:rsidRDefault="004C5064" w:rsidP="004C5064">
      <w:pPr>
        <w:spacing w:after="120" w:line="276" w:lineRule="auto"/>
        <w:rPr>
          <w:rFonts w:cs="Arial"/>
        </w:rPr>
      </w:pPr>
      <w:r w:rsidRPr="00D72A46">
        <w:rPr>
          <w:rFonts w:cs="Arial"/>
        </w:rPr>
        <w:t xml:space="preserve">All NMR experiments were carried out on a Bruker </w:t>
      </w:r>
      <w:proofErr w:type="spellStart"/>
      <w:r w:rsidRPr="00D72A46">
        <w:rPr>
          <w:rFonts w:cs="Arial"/>
        </w:rPr>
        <w:t>Avance</w:t>
      </w:r>
      <w:proofErr w:type="spellEnd"/>
      <w:r w:rsidRPr="00D72A46">
        <w:rPr>
          <w:rFonts w:cs="Arial"/>
        </w:rPr>
        <w:t xml:space="preserve"> III 800 MHz spectrometer at T=298K. Standard </w:t>
      </w:r>
      <w:r w:rsidRPr="00D72A46">
        <w:rPr>
          <w:rFonts w:cs="Arial"/>
          <w:vertAlign w:val="superscript"/>
        </w:rPr>
        <w:t>1</w:t>
      </w:r>
      <w:r w:rsidRPr="00D72A46">
        <w:rPr>
          <w:rFonts w:cs="Arial"/>
        </w:rPr>
        <w:t>H-</w:t>
      </w:r>
      <w:r w:rsidRPr="00D72A46">
        <w:rPr>
          <w:rFonts w:cs="Arial"/>
          <w:vertAlign w:val="superscript"/>
        </w:rPr>
        <w:t>15</w:t>
      </w:r>
      <w:r w:rsidRPr="00D72A46">
        <w:rPr>
          <w:rFonts w:cs="Arial"/>
        </w:rPr>
        <w:t xml:space="preserve">N HSQC experiments with flip back pulse and </w:t>
      </w:r>
      <w:proofErr w:type="spellStart"/>
      <w:r w:rsidRPr="00D72A46">
        <w:rPr>
          <w:rFonts w:cs="Arial"/>
        </w:rPr>
        <w:t>watergate</w:t>
      </w:r>
      <w:proofErr w:type="spellEnd"/>
      <w:r w:rsidRPr="00D72A46">
        <w:rPr>
          <w:rFonts w:cs="Arial"/>
        </w:rPr>
        <w:t xml:space="preserve"> were used as provided by the manufacturer. Spectra were recorded with spectral widths of 15.61 and 27 ppm for </w:t>
      </w:r>
      <w:r w:rsidRPr="00D72A46">
        <w:rPr>
          <w:rFonts w:cs="Arial"/>
          <w:vertAlign w:val="superscript"/>
        </w:rPr>
        <w:t>1</w:t>
      </w:r>
      <w:r w:rsidRPr="00D72A46">
        <w:rPr>
          <w:rFonts w:cs="Arial"/>
        </w:rPr>
        <w:t xml:space="preserve">H and </w:t>
      </w:r>
      <w:r w:rsidRPr="00D72A46">
        <w:rPr>
          <w:rFonts w:cs="Arial"/>
          <w:vertAlign w:val="superscript"/>
        </w:rPr>
        <w:t>15</w:t>
      </w:r>
      <w:r w:rsidRPr="00D72A46">
        <w:rPr>
          <w:rFonts w:cs="Arial"/>
        </w:rPr>
        <w:t xml:space="preserve">N, respectively using 2048 and 250 points giving </w:t>
      </w:r>
      <w:proofErr w:type="gramStart"/>
      <w:r w:rsidRPr="00D72A46">
        <w:rPr>
          <w:rFonts w:cs="Arial"/>
        </w:rPr>
        <w:t>a</w:t>
      </w:r>
      <w:proofErr w:type="gramEnd"/>
      <w:r w:rsidRPr="00D72A46">
        <w:rPr>
          <w:rFonts w:cs="Arial"/>
        </w:rPr>
        <w:t xml:space="preserve"> FID resolution of 12.2 and 17.5 Hz. Data was collected with 32 scans preceded by 8 dummy scans. Spectra were processed using Bruker Topspin 4.1.4 to a matrix of 4096x2048 complex points. FIDs were </w:t>
      </w:r>
      <w:proofErr w:type="spellStart"/>
      <w:r w:rsidRPr="00D72A46">
        <w:rPr>
          <w:rFonts w:cs="Arial"/>
        </w:rPr>
        <w:t>apodized</w:t>
      </w:r>
      <w:proofErr w:type="spellEnd"/>
      <w:r w:rsidRPr="00D72A46">
        <w:rPr>
          <w:rFonts w:cs="Arial"/>
        </w:rPr>
        <w:t xml:space="preserve"> with Sine2 window functions shifted by 3 and 2.5. Water suppression was enhanced using </w:t>
      </w:r>
      <w:proofErr w:type="spellStart"/>
      <w:r w:rsidRPr="00D72A46">
        <w:rPr>
          <w:rFonts w:cs="Arial"/>
        </w:rPr>
        <w:t>Qfil</w:t>
      </w:r>
      <w:proofErr w:type="spellEnd"/>
      <w:r w:rsidRPr="00D72A46">
        <w:rPr>
          <w:rFonts w:cs="Arial"/>
        </w:rPr>
        <w:t xml:space="preserve"> followed by a polynomial baseline correction. Ligands were dissolved in DMSO at a stock concentration of 50 </w:t>
      </w:r>
      <w:proofErr w:type="spellStart"/>
      <w:r w:rsidRPr="00D72A46">
        <w:rPr>
          <w:rFonts w:cs="Arial"/>
        </w:rPr>
        <w:t>mM.</w:t>
      </w:r>
      <w:proofErr w:type="spellEnd"/>
      <w:r w:rsidRPr="00D72A46">
        <w:rPr>
          <w:rFonts w:cs="Arial"/>
        </w:rPr>
        <w:t xml:space="preserve"> Appropriate quantities of stock were added to the NMR samples to reach the desired concentration. </w:t>
      </w:r>
    </w:p>
    <w:p w14:paraId="211E6A66" w14:textId="59FD2DB4" w:rsidR="004C5064" w:rsidRPr="00D72A46" w:rsidRDefault="004C5064" w:rsidP="004C5064">
      <w:pPr>
        <w:spacing w:after="120" w:line="276" w:lineRule="auto"/>
        <w:rPr>
          <w:rFonts w:cs="Arial"/>
        </w:rPr>
      </w:pPr>
      <w:r w:rsidRPr="00D72A46">
        <w:rPr>
          <w:rFonts w:cs="Arial"/>
        </w:rPr>
        <w:t xml:space="preserve">Processed spectra were </w:t>
      </w:r>
      <w:proofErr w:type="spellStart"/>
      <w:r w:rsidRPr="00D72A46">
        <w:rPr>
          <w:rFonts w:cs="Arial"/>
        </w:rPr>
        <w:t>analysed</w:t>
      </w:r>
      <w:proofErr w:type="spellEnd"/>
      <w:r w:rsidRPr="00D72A46">
        <w:rPr>
          <w:rFonts w:cs="Arial"/>
        </w:rPr>
        <w:t xml:space="preserve"> in CCPNMR 2.4.2 and 2.5</w:t>
      </w:r>
      <w:r>
        <w:rPr>
          <w:rFonts w:cs="Arial"/>
        </w:rPr>
        <w:t xml:space="preserve"> </w:t>
      </w:r>
      <w:r>
        <w:rPr>
          <w:rFonts w:cs="Arial"/>
        </w:rPr>
        <w:fldChar w:fldCharType="begin"/>
      </w:r>
      <w:r w:rsidR="00CA5855">
        <w:rPr>
          <w:rFonts w:cs="Arial"/>
        </w:rPr>
        <w:instrText xml:space="preserve"> ADDIN EN.CITE &lt;EndNote&gt;&lt;Cite&gt;&lt;Author&gt;Skinner&lt;/Author&gt;&lt;Year&gt;2015&lt;/Year&gt;&lt;RecNum&gt;4579&lt;/RecNum&gt;&lt;DisplayText&gt;(48)&lt;/DisplayText&gt;&lt;record&gt;&lt;rec-number&gt;4579&lt;/rec-number&gt;&lt;foreign-keys&gt;&lt;key app="EN" db-id="srt5vrexh90wrre2d0ovf9zze559pfrxweer" timestamp="1658430103"&gt;4579&lt;/key&gt;&lt;/foreign-keys&gt;&lt;ref-type name="Journal Article"&gt;17&lt;/ref-type&gt;&lt;contributors&gt;&lt;authors&gt;&lt;author&gt;Skinner, S. P.&lt;/author&gt;&lt;author&gt;Goult, B. T.&lt;/author&gt;&lt;author&gt;Fogh, R. H.&lt;/author&gt;&lt;author&gt;Boucher, W.&lt;/author&gt;&lt;author&gt;Stevens, T. J.&lt;/author&gt;&lt;author&gt;Laue, E. D.&lt;/author&gt;&lt;author&gt;Vuister, G. W.&lt;/author&gt;&lt;/authors&gt;&lt;/contributors&gt;&lt;auth-address&gt;Department of Biochemistry, University of Leicester, Lancaster Road, Leicester LE1 9HN, England.&amp;#xD;Department of Biochemistry, University of Cambridge, Tennis Court Road, Cambridge CB2 1GA, England.&amp;#xD;Cell Biology Division, MRC Laboratory of Molecular Biology, Francis Crick Avenue, Cambridge CB2 0QH, England.&lt;/auth-address&gt;&lt;titles&gt;&lt;title&gt;Structure calculation, refinement and validation using CcpNmr Analysis&lt;/title&gt;&lt;secondary-title&gt;Acta Crystallogr D Biol Crystallogr&lt;/secondary-title&gt;&lt;/titles&gt;&lt;periodical&gt;&lt;full-title&gt;Acta Crystallogr D Biol Crystallogr&lt;/full-title&gt;&lt;/periodical&gt;&lt;pages&gt;154-61&lt;/pages&gt;&lt;volume&gt;71&lt;/volume&gt;&lt;number&gt;Pt 1&lt;/number&gt;&lt;edition&gt;2015/01/24&lt;/edition&gt;&lt;keywords&gt;&lt;keyword&gt;Hydrogen Bonding&lt;/keyword&gt;&lt;keyword&gt;Molecular Structure&lt;/keyword&gt;&lt;keyword&gt;Nuclear Magnetic Resonance, Biomolecular/*methods&lt;/keyword&gt;&lt;keyword&gt;CcpNmr&lt;/keyword&gt;&lt;keyword&gt;Nmr&lt;/keyword&gt;&lt;keyword&gt;analysis&lt;/keyword&gt;&lt;keyword&gt;processing&lt;/keyword&gt;&lt;keyword&gt;structure calculation&lt;/keyword&gt;&lt;keyword&gt;talin&lt;/keyword&gt;&lt;/keywords&gt;&lt;dates&gt;&lt;year&gt;2015&lt;/year&gt;&lt;pub-dates&gt;&lt;date&gt;Jan 1&lt;/date&gt;&lt;/pub-dates&gt;&lt;/dates&gt;&lt;isbn&gt;1399-0047 (Electronic)&amp;#xD;0907-4449 (Linking)&lt;/isbn&gt;&lt;accession-num&gt;25615869&lt;/accession-num&gt;&lt;urls&gt;&lt;related-urls&gt;&lt;url&gt;https://www.ncbi.nlm.nih.gov/pubmed/25615869&lt;/url&gt;&lt;/related-urls&gt;&lt;/urls&gt;&lt;custom2&gt;PMC4304695&lt;/custom2&gt;&lt;electronic-resource-num&gt;10.1107/S1399004714026662&lt;/electronic-resource-num&gt;&lt;/record&gt;&lt;/Cite&gt;&lt;/EndNote&gt;</w:instrText>
      </w:r>
      <w:r>
        <w:rPr>
          <w:rFonts w:cs="Arial"/>
        </w:rPr>
        <w:fldChar w:fldCharType="separate"/>
      </w:r>
      <w:r w:rsidR="00CA5855">
        <w:rPr>
          <w:rFonts w:cs="Arial"/>
          <w:noProof/>
        </w:rPr>
        <w:t>(48)</w:t>
      </w:r>
      <w:r>
        <w:rPr>
          <w:rFonts w:cs="Arial"/>
        </w:rPr>
        <w:fldChar w:fldCharType="end"/>
      </w:r>
      <w:r w:rsidRPr="00D72A46">
        <w:rPr>
          <w:rFonts w:cs="Arial"/>
        </w:rPr>
        <w:t xml:space="preserve">. Backbone amide assignments for full length human cardiac </w:t>
      </w:r>
      <w:proofErr w:type="spellStart"/>
      <w:r w:rsidRPr="00D72A46">
        <w:rPr>
          <w:rFonts w:cs="Arial"/>
        </w:rPr>
        <w:t>TnC</w:t>
      </w:r>
      <w:proofErr w:type="spellEnd"/>
      <w:r w:rsidRPr="00D72A46">
        <w:rPr>
          <w:rFonts w:cs="Arial"/>
        </w:rPr>
        <w:t xml:space="preserve"> were obtained from combining BMRB entries 4994 and 25797 supplemented by a </w:t>
      </w:r>
      <w:r w:rsidRPr="00D72A46">
        <w:rPr>
          <w:rFonts w:cs="Arial"/>
          <w:vertAlign w:val="superscript"/>
        </w:rPr>
        <w:t>15</w:t>
      </w:r>
      <w:r w:rsidRPr="00D72A46">
        <w:rPr>
          <w:rFonts w:cs="Arial"/>
        </w:rPr>
        <w:t xml:space="preserve">N 3D-NOESY-HSQC experiment to resolve ambiguities. Out of 161 amino acids in the construct only three (K6, A7, M85) could not be assigned in this way. For interaction mapping reference HSQC experiments were recorded with protein concentrations of 380 </w:t>
      </w:r>
      <w:r w:rsidRPr="00D72A46">
        <w:rPr>
          <w:rFonts w:ascii="Symbol" w:hAnsi="Symbol" w:cs="Arial"/>
        </w:rPr>
        <w:t>m</w:t>
      </w:r>
      <w:r w:rsidRPr="00D72A46">
        <w:rPr>
          <w:rFonts w:cs="Arial"/>
        </w:rPr>
        <w:t xml:space="preserve">mol/L (NS5806) and 200 </w:t>
      </w:r>
      <w:r w:rsidRPr="00D72A46">
        <w:rPr>
          <w:rFonts w:ascii="Symbol" w:hAnsi="Symbol" w:cs="Arial"/>
        </w:rPr>
        <w:t>m</w:t>
      </w:r>
      <w:r w:rsidRPr="00D72A46">
        <w:rPr>
          <w:rFonts w:cs="Arial"/>
        </w:rPr>
        <w:t>mol/L (</w:t>
      </w:r>
      <w:proofErr w:type="spellStart"/>
      <w:r w:rsidRPr="00D72A46">
        <w:rPr>
          <w:rFonts w:cs="Arial"/>
        </w:rPr>
        <w:t>Furamidin</w:t>
      </w:r>
      <w:r>
        <w:rPr>
          <w:rFonts w:cs="Arial"/>
        </w:rPr>
        <w:t>e</w:t>
      </w:r>
      <w:proofErr w:type="spellEnd"/>
      <w:r w:rsidRPr="00D72A46">
        <w:rPr>
          <w:rFonts w:cs="Arial"/>
        </w:rPr>
        <w:t xml:space="preserve">, </w:t>
      </w:r>
      <w:proofErr w:type="spellStart"/>
      <w:r w:rsidRPr="00D72A46">
        <w:rPr>
          <w:rFonts w:cs="Arial"/>
        </w:rPr>
        <w:t>Claramine</w:t>
      </w:r>
      <w:proofErr w:type="spellEnd"/>
      <w:r w:rsidRPr="00D72A46">
        <w:rPr>
          <w:rFonts w:cs="Arial"/>
        </w:rPr>
        <w:t>). Ligand binding experiments were recorded over a range of ligand concentrations from 0.5:1 to 3:1. It was found that the quality of the spectra was best around 1:1 (</w:t>
      </w:r>
      <w:proofErr w:type="spellStart"/>
      <w:proofErr w:type="gramStart"/>
      <w:r w:rsidRPr="00D72A46">
        <w:rPr>
          <w:rFonts w:cs="Arial"/>
        </w:rPr>
        <w:t>ligand:protein</w:t>
      </w:r>
      <w:proofErr w:type="spellEnd"/>
      <w:proofErr w:type="gramEnd"/>
      <w:r w:rsidRPr="00D72A46">
        <w:rPr>
          <w:rFonts w:cs="Arial"/>
        </w:rPr>
        <w:t xml:space="preserve">) and these spectra were </w:t>
      </w:r>
      <w:proofErr w:type="spellStart"/>
      <w:r w:rsidRPr="00D72A46">
        <w:rPr>
          <w:rFonts w:cs="Arial"/>
        </w:rPr>
        <w:t>analysed</w:t>
      </w:r>
      <w:proofErr w:type="spellEnd"/>
      <w:r w:rsidRPr="00D72A46">
        <w:rPr>
          <w:rFonts w:cs="Arial"/>
        </w:rPr>
        <w:t xml:space="preserve"> in full to determine the chemical shift perturbations (CSP) for each assigned amide group. Peak assignment in the spectra with added ligands was done by following the peaks moving as more ligand was added in cases of fast exchange (</w:t>
      </w:r>
      <w:proofErr w:type="spellStart"/>
      <w:r w:rsidRPr="00D72A46">
        <w:rPr>
          <w:rFonts w:cs="Arial"/>
        </w:rPr>
        <w:t>Furamidine</w:t>
      </w:r>
      <w:proofErr w:type="spellEnd"/>
      <w:r w:rsidRPr="00D72A46">
        <w:rPr>
          <w:rFonts w:cs="Arial"/>
        </w:rPr>
        <w:t xml:space="preserve">, </w:t>
      </w:r>
      <w:r w:rsidRPr="00D72A46">
        <w:rPr>
          <w:rFonts w:cs="Arial"/>
        </w:rPr>
        <w:lastRenderedPageBreak/>
        <w:t>NS5806). In the case of slow exchange an exchange experiment was recorded to link the new species appearing at increasing ligand concentration in addition to the peak of the free protein. Where the exchange experiment did not produce useful data the minimal CSP approach was used.</w:t>
      </w:r>
    </w:p>
    <w:p w14:paraId="26E489FF" w14:textId="77777777" w:rsidR="004C5064" w:rsidRPr="00D72A46" w:rsidRDefault="004C5064" w:rsidP="004C5064">
      <w:pPr>
        <w:spacing w:after="120" w:line="276" w:lineRule="auto"/>
        <w:rPr>
          <w:rFonts w:cs="Arial"/>
        </w:rPr>
      </w:pPr>
      <w:r w:rsidRPr="00D72A46">
        <w:rPr>
          <w:rFonts w:cs="Arial"/>
        </w:rPr>
        <w:t xml:space="preserve">CSPs were extracted and plotted against the sequence using Apple Numbers. Simple standard deviation was calculated for each of the three plots and used as significance thresholds. Levels from 1*sigma to 4*sigma were created and used as cutoffs for </w:t>
      </w:r>
      <w:proofErr w:type="spellStart"/>
      <w:r w:rsidRPr="00D72A46">
        <w:rPr>
          <w:rFonts w:cs="Arial"/>
        </w:rPr>
        <w:t>colouring</w:t>
      </w:r>
      <w:proofErr w:type="spellEnd"/>
      <w:r w:rsidRPr="00D72A46">
        <w:rPr>
          <w:rFonts w:cs="Arial"/>
        </w:rPr>
        <w:t xml:space="preserve"> of 3D models of </w:t>
      </w:r>
      <w:proofErr w:type="spellStart"/>
      <w:r w:rsidRPr="00D72A46">
        <w:rPr>
          <w:rFonts w:cs="Arial"/>
        </w:rPr>
        <w:t>TnC</w:t>
      </w:r>
      <w:proofErr w:type="spellEnd"/>
      <w:r w:rsidRPr="00D72A46">
        <w:rPr>
          <w:rFonts w:cs="Arial"/>
        </w:rPr>
        <w:t xml:space="preserve"> alone (PDB code: 1AJ4) or in the Tn complex (PDB code: 1J1E). 3D protein structure images were generated in </w:t>
      </w:r>
      <w:proofErr w:type="spellStart"/>
      <w:r w:rsidRPr="00D72A46">
        <w:rPr>
          <w:rFonts w:cs="Arial"/>
        </w:rPr>
        <w:t>Pymol</w:t>
      </w:r>
      <w:proofErr w:type="spellEnd"/>
      <w:r w:rsidRPr="00D72A46">
        <w:rPr>
          <w:rFonts w:cs="Arial"/>
        </w:rPr>
        <w:t>.</w:t>
      </w:r>
    </w:p>
    <w:p w14:paraId="288EC54B" w14:textId="77777777" w:rsidR="004C5064" w:rsidRPr="00D72A46" w:rsidRDefault="004C5064" w:rsidP="004C5064">
      <w:pPr>
        <w:spacing w:after="120" w:line="276" w:lineRule="auto"/>
        <w:rPr>
          <w:rFonts w:cs="Arial"/>
          <w:b/>
          <w:bCs/>
        </w:rPr>
      </w:pPr>
      <w:r w:rsidRPr="00D72A46">
        <w:rPr>
          <w:rFonts w:cs="Arial"/>
          <w:b/>
          <w:bCs/>
        </w:rPr>
        <w:t>Preparation of Human Cardiac Muscle Strips and Force-Ca</w:t>
      </w:r>
      <w:r w:rsidRPr="00D72A46">
        <w:rPr>
          <w:rFonts w:cs="Arial"/>
          <w:b/>
          <w:bCs/>
          <w:vertAlign w:val="superscript"/>
        </w:rPr>
        <w:t>2+</w:t>
      </w:r>
      <w:r w:rsidRPr="00D72A46">
        <w:rPr>
          <w:rFonts w:cs="Arial"/>
          <w:b/>
          <w:bCs/>
        </w:rPr>
        <w:t xml:space="preserve"> Titrations</w:t>
      </w:r>
    </w:p>
    <w:p w14:paraId="2B0AF0BB" w14:textId="24F0EEF8" w:rsidR="004C5064" w:rsidRDefault="004C5064" w:rsidP="004C5064">
      <w:pPr>
        <w:spacing w:line="276" w:lineRule="auto"/>
        <w:rPr>
          <w:rFonts w:cs="Arial"/>
          <w:b/>
          <w:bCs/>
        </w:rPr>
      </w:pPr>
      <w:r w:rsidRPr="00D72A46">
        <w:rPr>
          <w:rFonts w:cs="Arial"/>
        </w:rPr>
        <w:t>Human samples were obtained after informed consent and with approval of the institutional review board of the University of Kentucky (08-0338-F2L; approval date: January 18, 2017) and the King’s College London Research Ethics Panel (LRM-20/21-22235; approval date: 28</w:t>
      </w:r>
      <w:r w:rsidRPr="00D72A46">
        <w:rPr>
          <w:rFonts w:cs="Arial"/>
          <w:vertAlign w:val="superscript"/>
        </w:rPr>
        <w:t>th</w:t>
      </w:r>
      <w:r w:rsidRPr="00D72A46">
        <w:rPr>
          <w:rFonts w:cs="Arial"/>
        </w:rPr>
        <w:t xml:space="preserve"> September 2021). This investigation conformed with the principles of the Declaration of Helsinki (1997). Mechanical experiments and force-calcium titrations were performed as previously described </w:t>
      </w:r>
      <w:r w:rsidRPr="00D72A46">
        <w:rPr>
          <w:rFonts w:cs="Arial"/>
        </w:rPr>
        <w:fldChar w:fldCharType="begin"/>
      </w:r>
      <w:r w:rsidR="000348DA">
        <w:rPr>
          <w:rFonts w:cs="Arial"/>
        </w:rPr>
        <w:instrText xml:space="preserve"> ADDIN EN.CITE &lt;EndNote&gt;&lt;Cite&gt;&lt;Author&gt;Awinda&lt;/Author&gt;&lt;Year&gt;2020&lt;/Year&gt;&lt;RecNum&gt;4563&lt;/RecNum&gt;&lt;DisplayText&gt;(42)&lt;/DisplayText&gt;&lt;record&gt;&lt;rec-number&gt;4563&lt;/rec-number&gt;&lt;foreign-keys&gt;&lt;key app="EN" db-id="srt5vrexh90wrre2d0ovf9zze559pfrxweer" timestamp="1656880977"&gt;4563&lt;/key&gt;&lt;/foreign-keys&gt;&lt;ref-type name="Journal Article"&gt;17&lt;/ref-type&gt;&lt;contributors&gt;&lt;authors&gt;&lt;author&gt;Awinda, P. O.&lt;/author&gt;&lt;author&gt;Bishaw, Y.&lt;/author&gt;&lt;author&gt;Watanabe, M.&lt;/author&gt;&lt;author&gt;Guglin, M. A.&lt;/author&gt;&lt;author&gt;Campbell, K. S.&lt;/author&gt;&lt;author&gt;Tanner, B. C. W.&lt;/author&gt;&lt;/authors&gt;&lt;/contributors&gt;&lt;auth-address&gt;Department of Integrative Physiology and Neuroscience, Washington State University, Pullman, Washington, USA.&amp;#xD;Division of Cardiovascular Medicine, University of Kentucky, Lexington, Kentucky, USA.&amp;#xD;Department of Physiology, University of Kentucky, Lexington, Kentucky, USA.&lt;/auth-address&gt;&lt;titles&gt;&lt;title&gt;Effects of mavacamten on Ca(2+) sensitivity of contraction as sarcomere length varied in human myocardium&lt;/title&gt;&lt;secondary-title&gt;Br J Pharmacol&lt;/secondary-title&gt;&lt;/titles&gt;&lt;periodical&gt;&lt;full-title&gt;Br J Pharmacol&lt;/full-title&gt;&lt;/periodical&gt;&lt;pages&gt;5609-5621&lt;/pages&gt;&lt;volume&gt;177&lt;/volume&gt;&lt;number&gt;24&lt;/number&gt;&lt;edition&gt;2020/09/23&lt;/edition&gt;&lt;keywords&gt;&lt;keyword&gt;Benzylamines&lt;/keyword&gt;&lt;keyword&gt;Calcium&lt;/keyword&gt;&lt;keyword&gt;Humans&lt;/keyword&gt;&lt;keyword&gt;*Myocardial Contraction&lt;/keyword&gt;&lt;keyword&gt;Myocardium&lt;/keyword&gt;&lt;keyword&gt;*Sarcomeres&lt;/keyword&gt;&lt;keyword&gt;Uracil/analogs &amp;amp; derivatives&lt;/keyword&gt;&lt;keyword&gt;*cardiac muscle mechanics&lt;/keyword&gt;&lt;keyword&gt;*human myosin&lt;/keyword&gt;&lt;keyword&gt;*mavacamten&lt;/keyword&gt;&lt;keyword&gt;*sarcomere length&lt;/keyword&gt;&lt;/keywords&gt;&lt;dates&gt;&lt;year&gt;2020&lt;/year&gt;&lt;pub-dates&gt;&lt;date&gt;Dec&lt;/date&gt;&lt;/pub-dates&gt;&lt;/dates&gt;&lt;isbn&gt;1476-5381 (Electronic)&amp;#xD;0007-1188 (Linking)&lt;/isbn&gt;&lt;accession-num&gt;32960449&lt;/accession-num&gt;&lt;urls&gt;&lt;related-urls&gt;&lt;url&gt;https://www.ncbi.nlm.nih.gov/pubmed/32960449&lt;/url&gt;&lt;/related-urls&gt;&lt;/urls&gt;&lt;custom2&gt;PMC7707091&lt;/custom2&gt;&lt;electronic-resource-num&gt;10.1111/bph.15271&lt;/electronic-resource-num&gt;&lt;/record&gt;&lt;/Cite&gt;&lt;/EndNote&gt;</w:instrText>
      </w:r>
      <w:r w:rsidRPr="00D72A46">
        <w:rPr>
          <w:rFonts w:cs="Arial"/>
        </w:rPr>
        <w:fldChar w:fldCharType="separate"/>
      </w:r>
      <w:r w:rsidR="000348DA">
        <w:rPr>
          <w:rFonts w:cs="Arial"/>
          <w:noProof/>
        </w:rPr>
        <w:t>(42)</w:t>
      </w:r>
      <w:r w:rsidRPr="00D72A46">
        <w:rPr>
          <w:rFonts w:cs="Arial"/>
        </w:rPr>
        <w:fldChar w:fldCharType="end"/>
      </w:r>
      <w:r w:rsidRPr="00D72A46">
        <w:rPr>
          <w:rFonts w:cs="Arial"/>
        </w:rPr>
        <w:t xml:space="preserve">. Drugs were freshly diluted in DMSO and added to physiological buffer solutions before mechanical experiments. </w:t>
      </w:r>
      <w:proofErr w:type="spellStart"/>
      <w:r w:rsidRPr="00D72A46">
        <w:rPr>
          <w:rFonts w:cs="Arial"/>
        </w:rPr>
        <w:t>Demembranated</w:t>
      </w:r>
      <w:proofErr w:type="spellEnd"/>
      <w:r w:rsidRPr="00D72A46">
        <w:rPr>
          <w:rFonts w:cs="Arial"/>
        </w:rPr>
        <w:t xml:space="preserve"> human heart donor samples were equilibrated in relaxing solution (</w:t>
      </w:r>
      <w:proofErr w:type="spellStart"/>
      <w:r w:rsidRPr="00D72A46">
        <w:rPr>
          <w:rFonts w:cs="Arial"/>
        </w:rPr>
        <w:t>pCa</w:t>
      </w:r>
      <w:proofErr w:type="spellEnd"/>
      <w:r w:rsidRPr="00D72A46">
        <w:rPr>
          <w:rFonts w:cs="Arial"/>
        </w:rPr>
        <w:t xml:space="preserve"> 9) containing the appropriate concentrations of drugs for 30 min at 22°C and sarcomere length was adjusted to about 2 µm by laser diffraction. The final DMSO concentration was held constant at 0.2% (v/v). </w:t>
      </w:r>
    </w:p>
    <w:p w14:paraId="728FFCE2" w14:textId="77777777" w:rsidR="004C5064" w:rsidRPr="004C5064" w:rsidRDefault="004C5064" w:rsidP="004C5064">
      <w:pPr>
        <w:spacing w:line="276" w:lineRule="auto"/>
        <w:rPr>
          <w:rFonts w:cs="Arial"/>
          <w:b/>
          <w:bCs/>
        </w:rPr>
      </w:pPr>
    </w:p>
    <w:p w14:paraId="069B9555" w14:textId="48C07844" w:rsidR="00E444EB" w:rsidRDefault="00E444EB" w:rsidP="00E444EB">
      <w:pPr>
        <w:rPr>
          <w:rFonts w:cs="Arial"/>
          <w:b/>
          <w:bCs/>
          <w:sz w:val="24"/>
          <w:szCs w:val="24"/>
        </w:rPr>
      </w:pPr>
      <w:r>
        <w:rPr>
          <w:rFonts w:cs="Arial"/>
          <w:b/>
          <w:bCs/>
          <w:sz w:val="24"/>
          <w:szCs w:val="24"/>
        </w:rPr>
        <w:t>Acknowledgements</w:t>
      </w:r>
    </w:p>
    <w:p w14:paraId="1AD29775" w14:textId="1473451B" w:rsidR="00E444EB" w:rsidRPr="00E444EB" w:rsidRDefault="002F0D40" w:rsidP="006F6663">
      <w:pPr>
        <w:spacing w:line="276" w:lineRule="auto"/>
        <w:rPr>
          <w:rFonts w:cs="Arial"/>
        </w:rPr>
      </w:pPr>
      <w:r>
        <w:rPr>
          <w:rFonts w:cs="Arial"/>
        </w:rPr>
        <w:t>We would like to thank</w:t>
      </w:r>
      <w:r w:rsidR="00A37E9E">
        <w:rPr>
          <w:rFonts w:cs="Arial"/>
        </w:rPr>
        <w:t xml:space="preserve"> Prof.</w:t>
      </w:r>
      <w:r>
        <w:rPr>
          <w:rFonts w:cs="Arial"/>
        </w:rPr>
        <w:t xml:space="preserve"> Mathias Gautel and Alexander for help and support</w:t>
      </w:r>
      <w:r w:rsidR="009A6778">
        <w:rPr>
          <w:rFonts w:cs="Arial"/>
        </w:rPr>
        <w:t xml:space="preserve">. </w:t>
      </w:r>
    </w:p>
    <w:p w14:paraId="78648B52" w14:textId="01E2C169" w:rsidR="00E444EB" w:rsidRDefault="00E444EB" w:rsidP="00AC539A">
      <w:pPr>
        <w:spacing w:after="160" w:line="276" w:lineRule="auto"/>
        <w:jc w:val="left"/>
        <w:rPr>
          <w:rFonts w:cs="Arial"/>
        </w:rPr>
      </w:pPr>
    </w:p>
    <w:p w14:paraId="0FCFBD8F" w14:textId="52FACB2D" w:rsidR="004C5064" w:rsidRDefault="00142258" w:rsidP="004C5064">
      <w:pPr>
        <w:rPr>
          <w:rFonts w:cs="Arial"/>
          <w:b/>
          <w:bCs/>
          <w:sz w:val="24"/>
          <w:szCs w:val="24"/>
        </w:rPr>
      </w:pPr>
      <w:r>
        <w:rPr>
          <w:rFonts w:cs="Arial"/>
          <w:b/>
          <w:bCs/>
          <w:sz w:val="24"/>
          <w:szCs w:val="24"/>
        </w:rPr>
        <w:t>Founding Sources</w:t>
      </w:r>
    </w:p>
    <w:p w14:paraId="74C1B2B9" w14:textId="4CDA501E" w:rsidR="00381836" w:rsidRPr="00E444EB" w:rsidRDefault="00381836" w:rsidP="00381836">
      <w:pPr>
        <w:spacing w:line="276" w:lineRule="auto"/>
        <w:rPr>
          <w:rFonts w:cs="Arial"/>
        </w:rPr>
      </w:pPr>
      <w:r>
        <w:rPr>
          <w:rFonts w:cs="Arial"/>
        </w:rPr>
        <w:t>This study was supported by grants from the British Heart Foundation (</w:t>
      </w:r>
      <w:r w:rsidRPr="007241EF">
        <w:rPr>
          <w:rFonts w:cs="Arial"/>
        </w:rPr>
        <w:t>PG/19/52/34497</w:t>
      </w:r>
      <w:r>
        <w:rPr>
          <w:rFonts w:cs="Arial"/>
        </w:rPr>
        <w:t>) and National Institutes of Health (USA) (</w:t>
      </w:r>
      <w:r w:rsidRPr="00D94253">
        <w:rPr>
          <w:rFonts w:cs="Arial"/>
        </w:rPr>
        <w:t>1R01HL149164-01A1</w:t>
      </w:r>
      <w:r>
        <w:rPr>
          <w:rFonts w:cs="Arial"/>
        </w:rPr>
        <w:t xml:space="preserve">). </w:t>
      </w:r>
    </w:p>
    <w:p w14:paraId="13B1F93F" w14:textId="4441AF71" w:rsidR="00521A64" w:rsidRDefault="00521A64" w:rsidP="00AC539A">
      <w:pPr>
        <w:spacing w:after="160" w:line="276" w:lineRule="auto"/>
        <w:jc w:val="left"/>
        <w:rPr>
          <w:rFonts w:cs="Arial"/>
          <w:b/>
          <w:bCs/>
          <w:sz w:val="24"/>
          <w:szCs w:val="24"/>
        </w:rPr>
      </w:pPr>
      <w:r>
        <w:rPr>
          <w:rFonts w:cs="Arial"/>
          <w:b/>
          <w:bCs/>
          <w:sz w:val="24"/>
          <w:szCs w:val="24"/>
        </w:rPr>
        <w:br w:type="page"/>
      </w:r>
    </w:p>
    <w:p w14:paraId="591843D6" w14:textId="3E95CBA3" w:rsidR="00541284" w:rsidRDefault="00541284" w:rsidP="00966614">
      <w:pPr>
        <w:rPr>
          <w:rFonts w:cs="Arial"/>
          <w:b/>
          <w:bCs/>
          <w:sz w:val="24"/>
          <w:szCs w:val="24"/>
        </w:rPr>
      </w:pPr>
      <w:r w:rsidRPr="00541284">
        <w:rPr>
          <w:rFonts w:cs="Arial"/>
          <w:b/>
          <w:bCs/>
          <w:sz w:val="24"/>
          <w:szCs w:val="24"/>
        </w:rPr>
        <w:lastRenderedPageBreak/>
        <w:t>References</w:t>
      </w:r>
    </w:p>
    <w:p w14:paraId="5F5A9E46" w14:textId="77777777" w:rsidR="00541284" w:rsidRPr="00541284" w:rsidRDefault="00541284" w:rsidP="00966614">
      <w:pPr>
        <w:rPr>
          <w:rFonts w:cs="Arial"/>
          <w:b/>
          <w:bCs/>
          <w:sz w:val="24"/>
          <w:szCs w:val="24"/>
        </w:rPr>
      </w:pPr>
    </w:p>
    <w:p w14:paraId="71DC8928" w14:textId="77777777" w:rsidR="00CA5855" w:rsidRPr="00CA5855" w:rsidRDefault="00983695" w:rsidP="00CA5855">
      <w:pPr>
        <w:pStyle w:val="EndNoteBibliography"/>
        <w:ind w:left="720" w:hanging="720"/>
      </w:pPr>
      <w:r>
        <w:fldChar w:fldCharType="begin"/>
      </w:r>
      <w:r>
        <w:instrText xml:space="preserve"> ADDIN EN.REFLIST </w:instrText>
      </w:r>
      <w:r>
        <w:fldChar w:fldCharType="separate"/>
      </w:r>
      <w:r w:rsidR="00CA5855" w:rsidRPr="00CA5855">
        <w:t>1.</w:t>
      </w:r>
      <w:r w:rsidR="00CA5855" w:rsidRPr="00CA5855">
        <w:tab/>
        <w:t>C. W. Tsao</w:t>
      </w:r>
      <w:r w:rsidR="00CA5855" w:rsidRPr="00CA5855">
        <w:rPr>
          <w:i/>
        </w:rPr>
        <w:t xml:space="preserve"> et al.</w:t>
      </w:r>
      <w:r w:rsidR="00CA5855" w:rsidRPr="00CA5855">
        <w:t xml:space="preserve">, Heart Disease and Stroke Statistics-2022 Update: A Report From the American Heart Association. </w:t>
      </w:r>
      <w:r w:rsidR="00CA5855" w:rsidRPr="00CA5855">
        <w:rPr>
          <w:i/>
        </w:rPr>
        <w:t>Circulation</w:t>
      </w:r>
      <w:r w:rsidR="00CA5855" w:rsidRPr="00CA5855">
        <w:t xml:space="preserve"> </w:t>
      </w:r>
      <w:r w:rsidR="00CA5855" w:rsidRPr="00CA5855">
        <w:rPr>
          <w:b/>
        </w:rPr>
        <w:t>145</w:t>
      </w:r>
      <w:r w:rsidR="00CA5855" w:rsidRPr="00CA5855">
        <w:t>, e153-e639 (2022).</w:t>
      </w:r>
    </w:p>
    <w:p w14:paraId="41963E2F" w14:textId="77777777" w:rsidR="00CA5855" w:rsidRPr="00CA5855" w:rsidRDefault="00CA5855" w:rsidP="00CA5855">
      <w:pPr>
        <w:pStyle w:val="EndNoteBibliography"/>
        <w:ind w:left="720" w:hanging="720"/>
      </w:pPr>
      <w:r w:rsidRPr="00CA5855">
        <w:t>2.</w:t>
      </w:r>
      <w:r w:rsidRPr="00CA5855">
        <w:tab/>
        <w:t xml:space="preserve">C. Cook, G. Cole, P. Asaria, R. Jabbour, D. P. Francis, The annual global economic burden of heart failure. </w:t>
      </w:r>
      <w:r w:rsidRPr="00CA5855">
        <w:rPr>
          <w:i/>
        </w:rPr>
        <w:t>Int J Cardiol</w:t>
      </w:r>
      <w:r w:rsidRPr="00CA5855">
        <w:t xml:space="preserve"> </w:t>
      </w:r>
      <w:r w:rsidRPr="00CA5855">
        <w:rPr>
          <w:b/>
        </w:rPr>
        <w:t>171</w:t>
      </w:r>
      <w:r w:rsidRPr="00CA5855">
        <w:t>, 368-376 (2014).</w:t>
      </w:r>
    </w:p>
    <w:p w14:paraId="1277FD14" w14:textId="77777777" w:rsidR="00CA5855" w:rsidRPr="00CA5855" w:rsidRDefault="00CA5855" w:rsidP="00CA5855">
      <w:pPr>
        <w:pStyle w:val="EndNoteBibliography"/>
        <w:ind w:left="720" w:hanging="720"/>
      </w:pPr>
      <w:r w:rsidRPr="00CA5855">
        <w:t>3.</w:t>
      </w:r>
      <w:r w:rsidRPr="00CA5855">
        <w:tab/>
        <w:t>P. A. Heidenreich</w:t>
      </w:r>
      <w:r w:rsidRPr="00CA5855">
        <w:rPr>
          <w:i/>
        </w:rPr>
        <w:t xml:space="preserve"> et al.</w:t>
      </w:r>
      <w:r w:rsidRPr="00CA5855">
        <w:t xml:space="preserve">, 2022 AHA/ACC/HFSA Guideline for the Management of Heart Failure: A Report of the American College of Cardiology/American Heart Association Joint Committee on Clinical Practice Guidelines. </w:t>
      </w:r>
      <w:r w:rsidRPr="00CA5855">
        <w:rPr>
          <w:i/>
        </w:rPr>
        <w:t>Circulation</w:t>
      </w:r>
      <w:r w:rsidRPr="00CA5855">
        <w:t xml:space="preserve"> </w:t>
      </w:r>
      <w:r w:rsidRPr="00CA5855">
        <w:rPr>
          <w:b/>
        </w:rPr>
        <w:t>145</w:t>
      </w:r>
      <w:r w:rsidRPr="00CA5855">
        <w:t>, e895-e1032 (2022).</w:t>
      </w:r>
    </w:p>
    <w:p w14:paraId="1DC33423" w14:textId="77777777" w:rsidR="00CA5855" w:rsidRPr="00CA5855" w:rsidRDefault="00CA5855" w:rsidP="00CA5855">
      <w:pPr>
        <w:pStyle w:val="EndNoteBibliography"/>
        <w:ind w:left="720" w:hanging="720"/>
      </w:pPr>
      <w:r w:rsidRPr="00CA5855">
        <w:t>4.</w:t>
      </w:r>
      <w:r w:rsidRPr="00CA5855">
        <w:tab/>
        <w:t xml:space="preserve">C. L. Tacon, J. McCaffrey, A. Delaney, Dobutamine for patients with severe heart failure: a systematic review and meta-analysis of randomised controlled trials. </w:t>
      </w:r>
      <w:r w:rsidRPr="00CA5855">
        <w:rPr>
          <w:i/>
        </w:rPr>
        <w:t>Intensive Care Med</w:t>
      </w:r>
      <w:r w:rsidRPr="00CA5855">
        <w:t xml:space="preserve"> </w:t>
      </w:r>
      <w:r w:rsidRPr="00CA5855">
        <w:rPr>
          <w:b/>
        </w:rPr>
        <w:t>38</w:t>
      </w:r>
      <w:r w:rsidRPr="00CA5855">
        <w:t>, 359-367 (2012).</w:t>
      </w:r>
    </w:p>
    <w:p w14:paraId="59B513AE" w14:textId="77777777" w:rsidR="00CA5855" w:rsidRPr="00CA5855" w:rsidRDefault="00CA5855" w:rsidP="00CA5855">
      <w:pPr>
        <w:pStyle w:val="EndNoteBibliography"/>
        <w:ind w:left="720" w:hanging="720"/>
      </w:pPr>
      <w:r w:rsidRPr="00CA5855">
        <w:t>5.</w:t>
      </w:r>
      <w:r w:rsidRPr="00CA5855">
        <w:tab/>
        <w:t>L. Szarpak</w:t>
      </w:r>
      <w:r w:rsidRPr="00CA5855">
        <w:rPr>
          <w:i/>
        </w:rPr>
        <w:t xml:space="preserve"> et al.</w:t>
      </w:r>
      <w:r w:rsidRPr="00CA5855">
        <w:t xml:space="preserve">, Milrinone or dobutamine in patients with heart failure: evidence from meta-analysis. </w:t>
      </w:r>
      <w:r w:rsidRPr="00CA5855">
        <w:rPr>
          <w:i/>
        </w:rPr>
        <w:t>ESC Heart Fail</w:t>
      </w:r>
      <w:r w:rsidRPr="00CA5855">
        <w:t xml:space="preserve"> </w:t>
      </w:r>
      <w:r w:rsidRPr="00CA5855">
        <w:rPr>
          <w:b/>
        </w:rPr>
        <w:t>9</w:t>
      </w:r>
      <w:r w:rsidRPr="00CA5855">
        <w:t>, 2049-2050 (2022).</w:t>
      </w:r>
    </w:p>
    <w:p w14:paraId="22F2A1B0" w14:textId="77777777" w:rsidR="00CA5855" w:rsidRPr="00CA5855" w:rsidRDefault="00CA5855" w:rsidP="00CA5855">
      <w:pPr>
        <w:pStyle w:val="EndNoteBibliography"/>
        <w:ind w:left="720" w:hanging="720"/>
      </w:pPr>
      <w:r w:rsidRPr="00CA5855">
        <w:t>6.</w:t>
      </w:r>
      <w:r w:rsidRPr="00CA5855">
        <w:tab/>
        <w:t xml:space="preserve">A. J. Marian, E. Braunwald, Hypertrophic Cardiomyopathy: Genetics, Pathogenesis, Clinical Manifestations, Diagnosis, and Therapy. </w:t>
      </w:r>
      <w:r w:rsidRPr="00CA5855">
        <w:rPr>
          <w:i/>
        </w:rPr>
        <w:t>Circ Res</w:t>
      </w:r>
      <w:r w:rsidRPr="00CA5855">
        <w:t xml:space="preserve"> </w:t>
      </w:r>
      <w:r w:rsidRPr="00CA5855">
        <w:rPr>
          <w:b/>
        </w:rPr>
        <w:t>121</w:t>
      </w:r>
      <w:r w:rsidRPr="00CA5855">
        <w:t>, 749-770 (2017).</w:t>
      </w:r>
    </w:p>
    <w:p w14:paraId="77DC88E4" w14:textId="77777777" w:rsidR="00CA5855" w:rsidRPr="00CA5855" w:rsidRDefault="00CA5855" w:rsidP="00CA5855">
      <w:pPr>
        <w:pStyle w:val="EndNoteBibliography"/>
        <w:ind w:left="720" w:hanging="720"/>
      </w:pPr>
      <w:r w:rsidRPr="00CA5855">
        <w:t>7.</w:t>
      </w:r>
      <w:r w:rsidRPr="00CA5855">
        <w:tab/>
        <w:t xml:space="preserve">R. J. Solaro, T. Kobayashi, Protein phosphorylation and signal transduction in cardiac thin filaments. </w:t>
      </w:r>
      <w:r w:rsidRPr="00CA5855">
        <w:rPr>
          <w:i/>
        </w:rPr>
        <w:t>J Biol Chem</w:t>
      </w:r>
      <w:r w:rsidRPr="00CA5855">
        <w:t xml:space="preserve"> </w:t>
      </w:r>
      <w:r w:rsidRPr="00CA5855">
        <w:rPr>
          <w:b/>
        </w:rPr>
        <w:t>286</w:t>
      </w:r>
      <w:r w:rsidRPr="00CA5855">
        <w:t>, 9935-9940 (2011).</w:t>
      </w:r>
    </w:p>
    <w:p w14:paraId="03B75E19" w14:textId="77777777" w:rsidR="00CA5855" w:rsidRPr="00CA5855" w:rsidRDefault="00CA5855" w:rsidP="00CA5855">
      <w:pPr>
        <w:pStyle w:val="EndNoteBibliography"/>
        <w:ind w:left="720" w:hanging="720"/>
      </w:pPr>
      <w:r w:rsidRPr="00CA5855">
        <w:t>8.</w:t>
      </w:r>
      <w:r w:rsidRPr="00CA5855">
        <w:tab/>
        <w:t xml:space="preserve">R. J. Solaro, Multiplex kinase signaling modifies cardiac function at the level of sarcomeric proteins. </w:t>
      </w:r>
      <w:r w:rsidRPr="00CA5855">
        <w:rPr>
          <w:i/>
        </w:rPr>
        <w:t>J Biol Chem</w:t>
      </w:r>
      <w:r w:rsidRPr="00CA5855">
        <w:t xml:space="preserve"> </w:t>
      </w:r>
      <w:r w:rsidRPr="00CA5855">
        <w:rPr>
          <w:b/>
        </w:rPr>
        <w:t>283</w:t>
      </w:r>
      <w:r w:rsidRPr="00CA5855">
        <w:t>, 26829-26833 (2008).</w:t>
      </w:r>
    </w:p>
    <w:p w14:paraId="502CA330" w14:textId="77777777" w:rsidR="00CA5855" w:rsidRPr="00CA5855" w:rsidRDefault="00CA5855" w:rsidP="00CA5855">
      <w:pPr>
        <w:pStyle w:val="EndNoteBibliography"/>
        <w:ind w:left="720" w:hanging="720"/>
      </w:pPr>
      <w:r w:rsidRPr="00CA5855">
        <w:t>9.</w:t>
      </w:r>
      <w:r w:rsidRPr="00CA5855">
        <w:tab/>
        <w:t>O. Copeland</w:t>
      </w:r>
      <w:r w:rsidRPr="00CA5855">
        <w:rPr>
          <w:i/>
        </w:rPr>
        <w:t xml:space="preserve"> et al.</w:t>
      </w:r>
      <w:r w:rsidRPr="00CA5855">
        <w:t xml:space="preserve">, Analysis of cardiac myosin binding protein-C phosphorylation in human heart muscle. </w:t>
      </w:r>
      <w:r w:rsidRPr="00CA5855">
        <w:rPr>
          <w:i/>
        </w:rPr>
        <w:t>J Mol Cell Cardiol</w:t>
      </w:r>
      <w:r w:rsidRPr="00CA5855">
        <w:t xml:space="preserve"> </w:t>
      </w:r>
      <w:r w:rsidRPr="00CA5855">
        <w:rPr>
          <w:b/>
        </w:rPr>
        <w:t>49</w:t>
      </w:r>
      <w:r w:rsidRPr="00CA5855">
        <w:t>, 1003-1011 (2010).</w:t>
      </w:r>
    </w:p>
    <w:p w14:paraId="6D4850BE" w14:textId="77777777" w:rsidR="00CA5855" w:rsidRPr="00CA5855" w:rsidRDefault="00CA5855" w:rsidP="00CA5855">
      <w:pPr>
        <w:pStyle w:val="EndNoteBibliography"/>
        <w:ind w:left="720" w:hanging="720"/>
      </w:pPr>
      <w:r w:rsidRPr="00CA5855">
        <w:t>10.</w:t>
      </w:r>
      <w:r w:rsidRPr="00CA5855">
        <w:tab/>
        <w:t xml:space="preserve">A. E. Messer, A. M. Jacques, S. B. Marston, Troponin phosphorylation and regulatory function in human heart muscle: dephosphorylation of Ser23/24 on troponin I could account for the contractile defect in end-stage heart failure. </w:t>
      </w:r>
      <w:r w:rsidRPr="00CA5855">
        <w:rPr>
          <w:i/>
        </w:rPr>
        <w:t>J Mol Cell Cardiol</w:t>
      </w:r>
      <w:r w:rsidRPr="00CA5855">
        <w:t xml:space="preserve"> </w:t>
      </w:r>
      <w:r w:rsidRPr="00CA5855">
        <w:rPr>
          <w:b/>
        </w:rPr>
        <w:t>42</w:t>
      </w:r>
      <w:r w:rsidRPr="00CA5855">
        <w:t>, 247-259 (2007).</w:t>
      </w:r>
    </w:p>
    <w:p w14:paraId="51BBD5BF" w14:textId="77777777" w:rsidR="00CA5855" w:rsidRPr="00CA5855" w:rsidRDefault="00CA5855" w:rsidP="00CA5855">
      <w:pPr>
        <w:pStyle w:val="EndNoteBibliography"/>
        <w:ind w:left="720" w:hanging="720"/>
      </w:pPr>
      <w:r w:rsidRPr="00CA5855">
        <w:t>11.</w:t>
      </w:r>
      <w:r w:rsidRPr="00CA5855">
        <w:tab/>
        <w:t xml:space="preserve">A. M. Gordon, E. Homsher, M. Regnier, Regulation of contraction in striated muscle. </w:t>
      </w:r>
      <w:r w:rsidRPr="00CA5855">
        <w:rPr>
          <w:i/>
        </w:rPr>
        <w:t>Physiol Rev</w:t>
      </w:r>
      <w:r w:rsidRPr="00CA5855">
        <w:t xml:space="preserve"> </w:t>
      </w:r>
      <w:r w:rsidRPr="00CA5855">
        <w:rPr>
          <w:b/>
        </w:rPr>
        <w:t>80</w:t>
      </w:r>
      <w:r w:rsidRPr="00CA5855">
        <w:t>, 853-924 (2000).</w:t>
      </w:r>
    </w:p>
    <w:p w14:paraId="5F126FF2" w14:textId="77777777" w:rsidR="00CA5855" w:rsidRPr="00CA5855" w:rsidRDefault="00CA5855" w:rsidP="00CA5855">
      <w:pPr>
        <w:pStyle w:val="EndNoteBibliography"/>
        <w:ind w:left="720" w:hanging="720"/>
      </w:pPr>
      <w:r w:rsidRPr="00CA5855">
        <w:t>12.</w:t>
      </w:r>
      <w:r w:rsidRPr="00CA5855">
        <w:tab/>
        <w:t xml:space="preserve">S. Takeda, A. Yamashita, K. Maeda, Y. Maeda, Structure of the core domain of human cardiac troponin in the Ca(2+)-saturated form. </w:t>
      </w:r>
      <w:r w:rsidRPr="00CA5855">
        <w:rPr>
          <w:i/>
        </w:rPr>
        <w:t>Nature</w:t>
      </w:r>
      <w:r w:rsidRPr="00CA5855">
        <w:t xml:space="preserve"> </w:t>
      </w:r>
      <w:r w:rsidRPr="00CA5855">
        <w:rPr>
          <w:b/>
        </w:rPr>
        <w:t>424</w:t>
      </w:r>
      <w:r w:rsidRPr="00CA5855">
        <w:t>, 35-41 (2003).</w:t>
      </w:r>
    </w:p>
    <w:p w14:paraId="5C70031B" w14:textId="77777777" w:rsidR="00CA5855" w:rsidRPr="00CA5855" w:rsidRDefault="00CA5855" w:rsidP="00CA5855">
      <w:pPr>
        <w:pStyle w:val="EndNoteBibliography"/>
        <w:ind w:left="720" w:hanging="720"/>
      </w:pPr>
      <w:r w:rsidRPr="00CA5855">
        <w:t>13.</w:t>
      </w:r>
      <w:r w:rsidRPr="00CA5855">
        <w:tab/>
        <w:t xml:space="preserve">N. Swindle, S. B. Tikunova, Hypertrophic cardiomyopathy-linked mutation D145E drastically alters calcium binding by the C-domain of cardiac troponin C. </w:t>
      </w:r>
      <w:r w:rsidRPr="00CA5855">
        <w:rPr>
          <w:i/>
        </w:rPr>
        <w:t>Biochemistry</w:t>
      </w:r>
      <w:r w:rsidRPr="00CA5855">
        <w:t xml:space="preserve"> </w:t>
      </w:r>
      <w:r w:rsidRPr="00CA5855">
        <w:rPr>
          <w:b/>
        </w:rPr>
        <w:t>49</w:t>
      </w:r>
      <w:r w:rsidRPr="00CA5855">
        <w:t>, 4813-4820 (2010).</w:t>
      </w:r>
    </w:p>
    <w:p w14:paraId="51F0A308" w14:textId="77777777" w:rsidR="00CA5855" w:rsidRPr="00CA5855" w:rsidRDefault="00CA5855" w:rsidP="00CA5855">
      <w:pPr>
        <w:pStyle w:val="EndNoteBibliography"/>
        <w:ind w:left="720" w:hanging="720"/>
      </w:pPr>
      <w:r w:rsidRPr="00CA5855">
        <w:t>14.</w:t>
      </w:r>
      <w:r w:rsidRPr="00CA5855">
        <w:tab/>
        <w:t xml:space="preserve">O. K. Baryshnikova, I. M. Robertson, P. Mercier, B. D. Sykes, The dilated cardiomyopathy G159D mutation in cardiac troponin C weakens the anchoring interaction with troponin I. </w:t>
      </w:r>
      <w:r w:rsidRPr="00CA5855">
        <w:rPr>
          <w:i/>
        </w:rPr>
        <w:t>Biochemistry</w:t>
      </w:r>
      <w:r w:rsidRPr="00CA5855">
        <w:t xml:space="preserve"> </w:t>
      </w:r>
      <w:r w:rsidRPr="00CA5855">
        <w:rPr>
          <w:b/>
        </w:rPr>
        <w:t>47</w:t>
      </w:r>
      <w:r w:rsidRPr="00CA5855">
        <w:t>, 10950-10960 (2008).</w:t>
      </w:r>
    </w:p>
    <w:p w14:paraId="26614EC1" w14:textId="77777777" w:rsidR="00CA5855" w:rsidRPr="00CA5855" w:rsidRDefault="00CA5855" w:rsidP="00CA5855">
      <w:pPr>
        <w:pStyle w:val="EndNoteBibliography"/>
        <w:ind w:left="720" w:hanging="720"/>
      </w:pPr>
      <w:r w:rsidRPr="00CA5855">
        <w:t>15.</w:t>
      </w:r>
      <w:r w:rsidRPr="00CA5855">
        <w:tab/>
        <w:t xml:space="preserve">Y. Yamada, K. Namba, T. Fujii, Cardiac muscle thin filament structures reveal calcium regulatory mechanism. </w:t>
      </w:r>
      <w:r w:rsidRPr="00CA5855">
        <w:rPr>
          <w:i/>
        </w:rPr>
        <w:t>Nat Commun</w:t>
      </w:r>
      <w:r w:rsidRPr="00CA5855">
        <w:t xml:space="preserve"> </w:t>
      </w:r>
      <w:r w:rsidRPr="00CA5855">
        <w:rPr>
          <w:b/>
        </w:rPr>
        <w:t>11</w:t>
      </w:r>
      <w:r w:rsidRPr="00CA5855">
        <w:t>, 153 (2020).</w:t>
      </w:r>
    </w:p>
    <w:p w14:paraId="55B2672B" w14:textId="77777777" w:rsidR="00CA5855" w:rsidRPr="00CA5855" w:rsidRDefault="00CA5855" w:rsidP="00CA5855">
      <w:pPr>
        <w:pStyle w:val="EndNoteBibliography"/>
        <w:ind w:left="720" w:hanging="720"/>
      </w:pPr>
      <w:r w:rsidRPr="00CA5855">
        <w:t>16.</w:t>
      </w:r>
      <w:r w:rsidRPr="00CA5855">
        <w:tab/>
        <w:t>N. Ghionzoli</w:t>
      </w:r>
      <w:r w:rsidRPr="00CA5855">
        <w:rPr>
          <w:i/>
        </w:rPr>
        <w:t xml:space="preserve"> et al.</w:t>
      </w:r>
      <w:r w:rsidRPr="00CA5855">
        <w:t xml:space="preserve">, Current and emerging drug targets in heart failure treatment. </w:t>
      </w:r>
      <w:r w:rsidRPr="00CA5855">
        <w:rPr>
          <w:i/>
        </w:rPr>
        <w:t>Heart Fail Rev</w:t>
      </w:r>
      <w:r w:rsidRPr="00CA5855">
        <w:t xml:space="preserve"> </w:t>
      </w:r>
      <w:r w:rsidRPr="00CA5855">
        <w:rPr>
          <w:b/>
        </w:rPr>
        <w:t>27</w:t>
      </w:r>
      <w:r w:rsidRPr="00CA5855">
        <w:t>, 1119-1136 (2022).</w:t>
      </w:r>
    </w:p>
    <w:p w14:paraId="4409896E" w14:textId="77777777" w:rsidR="00CA5855" w:rsidRPr="00CA5855" w:rsidRDefault="00CA5855" w:rsidP="00CA5855">
      <w:pPr>
        <w:pStyle w:val="EndNoteBibliography"/>
        <w:ind w:left="720" w:hanging="720"/>
      </w:pPr>
      <w:r w:rsidRPr="00CA5855">
        <w:t>17.</w:t>
      </w:r>
      <w:r w:rsidRPr="00CA5855">
        <w:tab/>
        <w:t xml:space="preserve">P. J. Silver, P. B. Pinto, J. Dachiw, Modulation of vascular and cardiac contractile protein regulatory mechanisms by calmodulin inhibitors and related compounds. </w:t>
      </w:r>
      <w:r w:rsidRPr="00CA5855">
        <w:rPr>
          <w:i/>
        </w:rPr>
        <w:t>Biochem Pharmacol</w:t>
      </w:r>
      <w:r w:rsidRPr="00CA5855">
        <w:t xml:space="preserve"> </w:t>
      </w:r>
      <w:r w:rsidRPr="00CA5855">
        <w:rPr>
          <w:b/>
        </w:rPr>
        <w:t>35</w:t>
      </w:r>
      <w:r w:rsidRPr="00CA5855">
        <w:t>, 2545-2551 (1986).</w:t>
      </w:r>
    </w:p>
    <w:p w14:paraId="1C82DF53" w14:textId="77777777" w:rsidR="00CA5855" w:rsidRPr="00CA5855" w:rsidRDefault="00CA5855" w:rsidP="00CA5855">
      <w:pPr>
        <w:pStyle w:val="EndNoteBibliography"/>
        <w:ind w:left="720" w:hanging="720"/>
      </w:pPr>
      <w:r w:rsidRPr="00CA5855">
        <w:t>18.</w:t>
      </w:r>
      <w:r w:rsidRPr="00CA5855">
        <w:tab/>
        <w:t>H. He</w:t>
      </w:r>
      <w:r w:rsidRPr="00CA5855">
        <w:rPr>
          <w:i/>
        </w:rPr>
        <w:t xml:space="preserve"> et al.</w:t>
      </w:r>
      <w:r w:rsidRPr="00CA5855">
        <w:t xml:space="preserve">, Novel Small-Molecule Troponin Activator Increases Cardiac Contractile Function Without Negative Impact on Energetics. </w:t>
      </w:r>
      <w:r w:rsidRPr="00CA5855">
        <w:rPr>
          <w:i/>
        </w:rPr>
        <w:t>Circ Heart Fail</w:t>
      </w:r>
      <w:r w:rsidRPr="00CA5855">
        <w:t xml:space="preserve"> </w:t>
      </w:r>
      <w:r w:rsidRPr="00CA5855">
        <w:rPr>
          <w:b/>
        </w:rPr>
        <w:t>15</w:t>
      </w:r>
      <w:r w:rsidRPr="00CA5855">
        <w:t>, e009195 (2022).</w:t>
      </w:r>
    </w:p>
    <w:p w14:paraId="15718B66" w14:textId="77777777" w:rsidR="00CA5855" w:rsidRPr="00CA5855" w:rsidRDefault="00CA5855" w:rsidP="00CA5855">
      <w:pPr>
        <w:pStyle w:val="EndNoteBibliography"/>
        <w:ind w:left="720" w:hanging="720"/>
      </w:pPr>
      <w:r w:rsidRPr="00CA5855">
        <w:t>19.</w:t>
      </w:r>
      <w:r w:rsidRPr="00CA5855">
        <w:tab/>
        <w:t>M. B. Radke</w:t>
      </w:r>
      <w:r w:rsidRPr="00CA5855">
        <w:rPr>
          <w:i/>
        </w:rPr>
        <w:t xml:space="preserve"> et al.</w:t>
      </w:r>
      <w:r w:rsidRPr="00CA5855">
        <w:t xml:space="preserve">, Small molecule-mediated refolding and activation of myosin motor function. </w:t>
      </w:r>
      <w:r w:rsidRPr="00CA5855">
        <w:rPr>
          <w:i/>
        </w:rPr>
        <w:t>Elife</w:t>
      </w:r>
      <w:r w:rsidRPr="00CA5855">
        <w:t xml:space="preserve"> </w:t>
      </w:r>
      <w:r w:rsidRPr="00CA5855">
        <w:rPr>
          <w:b/>
        </w:rPr>
        <w:t>3</w:t>
      </w:r>
      <w:r w:rsidRPr="00CA5855">
        <w:t>, e01603 (2014).</w:t>
      </w:r>
    </w:p>
    <w:p w14:paraId="5D13DDB0" w14:textId="77777777" w:rsidR="00CA5855" w:rsidRPr="00CA5855" w:rsidRDefault="00CA5855" w:rsidP="00CA5855">
      <w:pPr>
        <w:pStyle w:val="EndNoteBibliography"/>
        <w:ind w:left="720" w:hanging="720"/>
      </w:pPr>
      <w:r w:rsidRPr="00CA5855">
        <w:t>20.</w:t>
      </w:r>
      <w:r w:rsidRPr="00CA5855">
        <w:tab/>
        <w:t xml:space="preserve">A. Negri, V. Naponelli, F. Rizzi, S. Bettuzzi, Molecular Targets of Epigallocatechin-Gallate (EGCG): A Special Focus on Signal Transduction and Cancer. </w:t>
      </w:r>
      <w:r w:rsidRPr="00CA5855">
        <w:rPr>
          <w:i/>
        </w:rPr>
        <w:t>Nutrients</w:t>
      </w:r>
      <w:r w:rsidRPr="00CA5855">
        <w:t xml:space="preserve"> </w:t>
      </w:r>
      <w:r w:rsidRPr="00CA5855">
        <w:rPr>
          <w:b/>
        </w:rPr>
        <w:t>10</w:t>
      </w:r>
      <w:r w:rsidRPr="00CA5855">
        <w:t xml:space="preserve"> (2018).</w:t>
      </w:r>
    </w:p>
    <w:p w14:paraId="6F81BCDB" w14:textId="77777777" w:rsidR="00CA5855" w:rsidRPr="00CA5855" w:rsidRDefault="00CA5855" w:rsidP="00CA5855">
      <w:pPr>
        <w:pStyle w:val="EndNoteBibliography"/>
        <w:ind w:left="720" w:hanging="720"/>
      </w:pPr>
      <w:r w:rsidRPr="00CA5855">
        <w:t>21.</w:t>
      </w:r>
      <w:r w:rsidRPr="00CA5855">
        <w:tab/>
        <w:t>H. Haikala</w:t>
      </w:r>
      <w:r w:rsidRPr="00CA5855">
        <w:rPr>
          <w:i/>
        </w:rPr>
        <w:t xml:space="preserve"> et al.</w:t>
      </w:r>
      <w:r w:rsidRPr="00CA5855">
        <w:t xml:space="preserve">, Cardiac troponin C as a target protein for a novel calcium sensitizing drug, levosimendan. </w:t>
      </w:r>
      <w:r w:rsidRPr="00CA5855">
        <w:rPr>
          <w:i/>
        </w:rPr>
        <w:t>J Mol Cell Cardiol</w:t>
      </w:r>
      <w:r w:rsidRPr="00CA5855">
        <w:t xml:space="preserve"> </w:t>
      </w:r>
      <w:r w:rsidRPr="00CA5855">
        <w:rPr>
          <w:b/>
        </w:rPr>
        <w:t>27</w:t>
      </w:r>
      <w:r w:rsidRPr="00CA5855">
        <w:t>, 1859-1866 (1995).</w:t>
      </w:r>
    </w:p>
    <w:p w14:paraId="7083627E" w14:textId="77777777" w:rsidR="00CA5855" w:rsidRPr="00CA5855" w:rsidRDefault="00CA5855" w:rsidP="00CA5855">
      <w:pPr>
        <w:pStyle w:val="EndNoteBibliography"/>
        <w:ind w:left="720" w:hanging="720"/>
      </w:pPr>
      <w:r w:rsidRPr="00CA5855">
        <w:lastRenderedPageBreak/>
        <w:t>22.</w:t>
      </w:r>
      <w:r w:rsidRPr="00CA5855">
        <w:tab/>
        <w:t>O. Orstavik</w:t>
      </w:r>
      <w:r w:rsidRPr="00CA5855">
        <w:rPr>
          <w:i/>
        </w:rPr>
        <w:t xml:space="preserve"> et al.</w:t>
      </w:r>
      <w:r w:rsidRPr="00CA5855">
        <w:t xml:space="preserve">, Inhibition of phosphodiesterase-3 by levosimendan is sufficient to account for its inotropic effect in failing human heart. </w:t>
      </w:r>
      <w:r w:rsidRPr="00CA5855">
        <w:rPr>
          <w:i/>
        </w:rPr>
        <w:t>Br J Pharmacol</w:t>
      </w:r>
      <w:r w:rsidRPr="00CA5855">
        <w:t xml:space="preserve"> </w:t>
      </w:r>
      <w:r w:rsidRPr="00CA5855">
        <w:rPr>
          <w:b/>
        </w:rPr>
        <w:t>171</w:t>
      </w:r>
      <w:r w:rsidRPr="00CA5855">
        <w:t>, 5169-5181 (2014).</w:t>
      </w:r>
    </w:p>
    <w:p w14:paraId="28C2F45C" w14:textId="77777777" w:rsidR="00CA5855" w:rsidRPr="00CA5855" w:rsidRDefault="00CA5855" w:rsidP="00CA5855">
      <w:pPr>
        <w:pStyle w:val="EndNoteBibliography"/>
        <w:ind w:left="720" w:hanging="720"/>
      </w:pPr>
      <w:r w:rsidRPr="00CA5855">
        <w:t>23.</w:t>
      </w:r>
      <w:r w:rsidRPr="00CA5855">
        <w:tab/>
        <w:t>P. Parijat</w:t>
      </w:r>
      <w:r w:rsidRPr="00CA5855">
        <w:rPr>
          <w:i/>
        </w:rPr>
        <w:t xml:space="preserve"> et al.</w:t>
      </w:r>
      <w:r w:rsidRPr="00CA5855">
        <w:t xml:space="preserve">, High Throughput Screen Identifies Small Molecule Effectors That Modulate Thin Filament Activation in Cardiac Muscle. </w:t>
      </w:r>
      <w:r w:rsidRPr="00CA5855">
        <w:rPr>
          <w:i/>
        </w:rPr>
        <w:t>ACS Chem Biol</w:t>
      </w:r>
      <w:r w:rsidRPr="00CA5855">
        <w:t xml:space="preserve"> </w:t>
      </w:r>
      <w:r w:rsidRPr="00CA5855">
        <w:rPr>
          <w:b/>
        </w:rPr>
        <w:t>16</w:t>
      </w:r>
      <w:r w:rsidRPr="00CA5855">
        <w:t>, 225-235 (2021).</w:t>
      </w:r>
    </w:p>
    <w:p w14:paraId="2C85A987" w14:textId="77777777" w:rsidR="00CA5855" w:rsidRPr="00CA5855" w:rsidRDefault="00CA5855" w:rsidP="00CA5855">
      <w:pPr>
        <w:pStyle w:val="EndNoteBibliography"/>
        <w:ind w:left="720" w:hanging="720"/>
      </w:pPr>
      <w:r w:rsidRPr="00CA5855">
        <w:t>24.</w:t>
      </w:r>
      <w:r w:rsidRPr="00CA5855">
        <w:tab/>
        <w:t xml:space="preserve">M. X. Li, I. M. Robertson, B. D. Sykes, Interaction of cardiac troponin with cardiotonic drugs: a structural perspective. </w:t>
      </w:r>
      <w:r w:rsidRPr="00CA5855">
        <w:rPr>
          <w:i/>
        </w:rPr>
        <w:t>Biochem Biophys Res Commun</w:t>
      </w:r>
      <w:r w:rsidRPr="00CA5855">
        <w:t xml:space="preserve"> </w:t>
      </w:r>
      <w:r w:rsidRPr="00CA5855">
        <w:rPr>
          <w:b/>
        </w:rPr>
        <w:t>369</w:t>
      </w:r>
      <w:r w:rsidRPr="00CA5855">
        <w:t>, 88-99 (2008).</w:t>
      </w:r>
    </w:p>
    <w:p w14:paraId="151050BF" w14:textId="77777777" w:rsidR="00CA5855" w:rsidRPr="00CA5855" w:rsidRDefault="00CA5855" w:rsidP="00CA5855">
      <w:pPr>
        <w:pStyle w:val="EndNoteBibliography"/>
        <w:ind w:left="720" w:hanging="720"/>
      </w:pPr>
      <w:r w:rsidRPr="00CA5855">
        <w:t>25.</w:t>
      </w:r>
      <w:r w:rsidRPr="00CA5855">
        <w:tab/>
        <w:t xml:space="preserve">P. M. Hwang, B. D. Sykes, Targeting the sarcomere to correct muscle function. </w:t>
      </w:r>
      <w:r w:rsidRPr="00CA5855">
        <w:rPr>
          <w:i/>
        </w:rPr>
        <w:t>Nat Rev Drug Discov</w:t>
      </w:r>
      <w:r w:rsidRPr="00CA5855">
        <w:t xml:space="preserve"> </w:t>
      </w:r>
      <w:r w:rsidRPr="00CA5855">
        <w:rPr>
          <w:b/>
        </w:rPr>
        <w:t>14</w:t>
      </w:r>
      <w:r w:rsidRPr="00CA5855">
        <w:t>, 313-328 (2015).</w:t>
      </w:r>
    </w:p>
    <w:p w14:paraId="4338B4BF" w14:textId="77777777" w:rsidR="00CA5855" w:rsidRPr="00CA5855" w:rsidRDefault="00CA5855" w:rsidP="00CA5855">
      <w:pPr>
        <w:pStyle w:val="EndNoteBibliography"/>
        <w:ind w:left="720" w:hanging="720"/>
      </w:pPr>
      <w:r w:rsidRPr="00CA5855">
        <w:t>26.</w:t>
      </w:r>
      <w:r w:rsidRPr="00CA5855">
        <w:tab/>
        <w:t>E. C. Dyer</w:t>
      </w:r>
      <w:r w:rsidRPr="00CA5855">
        <w:rPr>
          <w:i/>
        </w:rPr>
        <w:t xml:space="preserve"> et al.</w:t>
      </w:r>
      <w:r w:rsidRPr="00CA5855">
        <w:t xml:space="preserve">, Functional analysis of a unique troponin c mutation, GLY159ASP, that causes familial dilated cardiomyopathy, studied in explanted heart muscle. </w:t>
      </w:r>
      <w:r w:rsidRPr="00CA5855">
        <w:rPr>
          <w:i/>
        </w:rPr>
        <w:t>Circ Heart Fail</w:t>
      </w:r>
      <w:r w:rsidRPr="00CA5855">
        <w:t xml:space="preserve"> </w:t>
      </w:r>
      <w:r w:rsidRPr="00CA5855">
        <w:rPr>
          <w:b/>
        </w:rPr>
        <w:t>2</w:t>
      </w:r>
      <w:r w:rsidRPr="00CA5855">
        <w:t>, 456-464 (2009).</w:t>
      </w:r>
    </w:p>
    <w:p w14:paraId="42EE412A" w14:textId="77777777" w:rsidR="00CA5855" w:rsidRPr="00CA5855" w:rsidRDefault="00CA5855" w:rsidP="00CA5855">
      <w:pPr>
        <w:pStyle w:val="EndNoteBibliography"/>
        <w:ind w:left="720" w:hanging="720"/>
      </w:pPr>
      <w:r w:rsidRPr="00CA5855">
        <w:t>27.</w:t>
      </w:r>
      <w:r w:rsidRPr="00CA5855">
        <w:tab/>
        <w:t>G. Ferrieres</w:t>
      </w:r>
      <w:r w:rsidRPr="00CA5855">
        <w:rPr>
          <w:i/>
        </w:rPr>
        <w:t xml:space="preserve"> et al.</w:t>
      </w:r>
      <w:r w:rsidRPr="00CA5855">
        <w:t xml:space="preserve">, Systematic mapping of regions of human cardiac troponin I involved in binding to cardiac troponin C: N- and C-terminal low affinity contributing regions. </w:t>
      </w:r>
      <w:r w:rsidRPr="00CA5855">
        <w:rPr>
          <w:i/>
        </w:rPr>
        <w:t>FEBS Lett</w:t>
      </w:r>
      <w:r w:rsidRPr="00CA5855">
        <w:t xml:space="preserve"> </w:t>
      </w:r>
      <w:r w:rsidRPr="00CA5855">
        <w:rPr>
          <w:b/>
        </w:rPr>
        <w:t>479</w:t>
      </w:r>
      <w:r w:rsidRPr="00CA5855">
        <w:t>, 99-105 (2000).</w:t>
      </w:r>
    </w:p>
    <w:p w14:paraId="3B79E047" w14:textId="77777777" w:rsidR="00CA5855" w:rsidRPr="00CA5855" w:rsidRDefault="00CA5855" w:rsidP="00CA5855">
      <w:pPr>
        <w:pStyle w:val="EndNoteBibliography"/>
        <w:ind w:left="720" w:hanging="720"/>
      </w:pPr>
      <w:r w:rsidRPr="00CA5855">
        <w:t>28.</w:t>
      </w:r>
      <w:r w:rsidRPr="00CA5855">
        <w:tab/>
        <w:t xml:space="preserve">J. H. Zhang, T. D. Chung, K. R. Oldenburg, A Simple Statistical Parameter for Use in Evaluation and Validation of High Throughput Screening Assays. </w:t>
      </w:r>
      <w:r w:rsidRPr="00CA5855">
        <w:rPr>
          <w:i/>
        </w:rPr>
        <w:t>J Biomol Screen</w:t>
      </w:r>
      <w:r w:rsidRPr="00CA5855">
        <w:t xml:space="preserve"> </w:t>
      </w:r>
      <w:r w:rsidRPr="00CA5855">
        <w:rPr>
          <w:b/>
        </w:rPr>
        <w:t>4</w:t>
      </w:r>
      <w:r w:rsidRPr="00CA5855">
        <w:t>, 67-73 (1999).</w:t>
      </w:r>
    </w:p>
    <w:p w14:paraId="2BB4F900" w14:textId="77777777" w:rsidR="00CA5855" w:rsidRPr="00CA5855" w:rsidRDefault="00CA5855" w:rsidP="00CA5855">
      <w:pPr>
        <w:pStyle w:val="EndNoteBibliography"/>
        <w:ind w:left="720" w:hanging="720"/>
      </w:pPr>
      <w:r w:rsidRPr="00CA5855">
        <w:t>29.</w:t>
      </w:r>
      <w:r w:rsidRPr="00CA5855">
        <w:tab/>
        <w:t>F. Cai</w:t>
      </w:r>
      <w:r w:rsidRPr="00CA5855">
        <w:rPr>
          <w:i/>
        </w:rPr>
        <w:t xml:space="preserve"> et al.</w:t>
      </w:r>
      <w:r w:rsidRPr="00CA5855">
        <w:t xml:space="preserve">, Structures reveal details of small molecule binding to cardiac troponin. </w:t>
      </w:r>
      <w:r w:rsidRPr="00CA5855">
        <w:rPr>
          <w:i/>
        </w:rPr>
        <w:t>J Mol Cell Cardiol</w:t>
      </w:r>
      <w:r w:rsidRPr="00CA5855">
        <w:t xml:space="preserve"> </w:t>
      </w:r>
      <w:r w:rsidRPr="00CA5855">
        <w:rPr>
          <w:b/>
        </w:rPr>
        <w:t>101</w:t>
      </w:r>
      <w:r w:rsidRPr="00CA5855">
        <w:t>, 134-144 (2016).</w:t>
      </w:r>
    </w:p>
    <w:p w14:paraId="0019873B" w14:textId="77777777" w:rsidR="00CA5855" w:rsidRPr="00CA5855" w:rsidRDefault="00CA5855" w:rsidP="00CA5855">
      <w:pPr>
        <w:pStyle w:val="EndNoteBibliography"/>
        <w:ind w:left="720" w:hanging="720"/>
      </w:pPr>
      <w:r w:rsidRPr="00CA5855">
        <w:t>30.</w:t>
      </w:r>
      <w:r w:rsidRPr="00CA5855">
        <w:tab/>
        <w:t xml:space="preserve">S. E. Pineda-Sanabria, O. Julien, B. D. Sykes, Versatile cardiac troponin chimera for muscle protein structural biology and drug discovery. </w:t>
      </w:r>
      <w:r w:rsidRPr="00CA5855">
        <w:rPr>
          <w:i/>
        </w:rPr>
        <w:t>ACS Chem Biol</w:t>
      </w:r>
      <w:r w:rsidRPr="00CA5855">
        <w:t xml:space="preserve"> </w:t>
      </w:r>
      <w:r w:rsidRPr="00CA5855">
        <w:rPr>
          <w:b/>
        </w:rPr>
        <w:t>9</w:t>
      </w:r>
      <w:r w:rsidRPr="00CA5855">
        <w:t>, 2121-2130 (2014).</w:t>
      </w:r>
    </w:p>
    <w:p w14:paraId="4C48A564" w14:textId="77777777" w:rsidR="00CA5855" w:rsidRPr="00CA5855" w:rsidRDefault="00CA5855" w:rsidP="00CA5855">
      <w:pPr>
        <w:pStyle w:val="EndNoteBibliography"/>
        <w:ind w:left="720" w:hanging="720"/>
      </w:pPr>
      <w:r w:rsidRPr="00CA5855">
        <w:t>31.</w:t>
      </w:r>
      <w:r w:rsidRPr="00CA5855">
        <w:tab/>
        <w:t xml:space="preserve">M. X. Li, L. Spyracopoulos, B. D. Sykes, Binding of cardiac troponin-I147-163 induces a structural opening in human cardiac troponin-C. </w:t>
      </w:r>
      <w:r w:rsidRPr="00CA5855">
        <w:rPr>
          <w:i/>
        </w:rPr>
        <w:t>Biochemistry</w:t>
      </w:r>
      <w:r w:rsidRPr="00CA5855">
        <w:t xml:space="preserve"> </w:t>
      </w:r>
      <w:r w:rsidRPr="00CA5855">
        <w:rPr>
          <w:b/>
        </w:rPr>
        <w:t>38</w:t>
      </w:r>
      <w:r w:rsidRPr="00CA5855">
        <w:t>, 8289-8298 (1999).</w:t>
      </w:r>
    </w:p>
    <w:p w14:paraId="48C5C62D" w14:textId="77777777" w:rsidR="00CA5855" w:rsidRPr="00CA5855" w:rsidRDefault="00CA5855" w:rsidP="00CA5855">
      <w:pPr>
        <w:pStyle w:val="EndNoteBibliography"/>
        <w:ind w:left="720" w:hanging="720"/>
      </w:pPr>
      <w:r w:rsidRPr="00CA5855">
        <w:t>32.</w:t>
      </w:r>
      <w:r w:rsidRPr="00CA5855">
        <w:tab/>
        <w:t xml:space="preserve">L. Poppe, J. J. Hartman, A. Romero, J. D. Reagan, Structural and Thermodynamic Model for the Activation of Cardiac Troponin. </w:t>
      </w:r>
      <w:r w:rsidRPr="00CA5855">
        <w:rPr>
          <w:i/>
        </w:rPr>
        <w:t>Biochemistry</w:t>
      </w:r>
      <w:r w:rsidRPr="00CA5855">
        <w:t xml:space="preserve"> </w:t>
      </w:r>
      <w:r w:rsidRPr="00CA5855">
        <w:rPr>
          <w:b/>
        </w:rPr>
        <w:t>61</w:t>
      </w:r>
      <w:r w:rsidRPr="00CA5855">
        <w:t>, 741-748 (2022).</w:t>
      </w:r>
    </w:p>
    <w:p w14:paraId="06762B2D" w14:textId="77777777" w:rsidR="00CA5855" w:rsidRPr="00CA5855" w:rsidRDefault="00CA5855" w:rsidP="00CA5855">
      <w:pPr>
        <w:pStyle w:val="EndNoteBibliography"/>
        <w:ind w:left="720" w:hanging="720"/>
      </w:pPr>
      <w:r w:rsidRPr="00CA5855">
        <w:t>33.</w:t>
      </w:r>
      <w:r w:rsidRPr="00CA5855">
        <w:tab/>
        <w:t>Z. Mahmud</w:t>
      </w:r>
      <w:r w:rsidRPr="00CA5855">
        <w:rPr>
          <w:i/>
        </w:rPr>
        <w:t xml:space="preserve"> et al.</w:t>
      </w:r>
      <w:r w:rsidRPr="00CA5855">
        <w:t xml:space="preserve">, Small Molecule RPI-194 Stabilizes Activated Troponin to Increase the Calcium Sensitivity of Striated Muscle Contraction. </w:t>
      </w:r>
      <w:r w:rsidRPr="00CA5855">
        <w:rPr>
          <w:i/>
        </w:rPr>
        <w:t>Front Physiol</w:t>
      </w:r>
      <w:r w:rsidRPr="00CA5855">
        <w:t xml:space="preserve"> </w:t>
      </w:r>
      <w:r w:rsidRPr="00CA5855">
        <w:rPr>
          <w:b/>
        </w:rPr>
        <w:t>13</w:t>
      </w:r>
      <w:r w:rsidRPr="00CA5855">
        <w:t>, 892979 (2022).</w:t>
      </w:r>
    </w:p>
    <w:p w14:paraId="39894053" w14:textId="77777777" w:rsidR="00CA5855" w:rsidRPr="00CA5855" w:rsidRDefault="00CA5855" w:rsidP="00CA5855">
      <w:pPr>
        <w:pStyle w:val="EndNoteBibliography"/>
        <w:ind w:left="720" w:hanging="720"/>
      </w:pPr>
      <w:r w:rsidRPr="00CA5855">
        <w:t>34.</w:t>
      </w:r>
      <w:r w:rsidRPr="00CA5855">
        <w:tab/>
        <w:t xml:space="preserve">R. M. Hoffman, M. X. Li, B. D. Sykes, The binding of W7, an inhibitor of striated muscle contraction, to cardiac troponin C. </w:t>
      </w:r>
      <w:r w:rsidRPr="00CA5855">
        <w:rPr>
          <w:i/>
        </w:rPr>
        <w:t>Biochemistry</w:t>
      </w:r>
      <w:r w:rsidRPr="00CA5855">
        <w:t xml:space="preserve"> </w:t>
      </w:r>
      <w:r w:rsidRPr="00CA5855">
        <w:rPr>
          <w:b/>
        </w:rPr>
        <w:t>44</w:t>
      </w:r>
      <w:r w:rsidRPr="00CA5855">
        <w:t>, 15750-15759 (2005).</w:t>
      </w:r>
    </w:p>
    <w:p w14:paraId="5366C3BD" w14:textId="77777777" w:rsidR="00CA5855" w:rsidRPr="00CA5855" w:rsidRDefault="00CA5855" w:rsidP="00CA5855">
      <w:pPr>
        <w:pStyle w:val="EndNoteBibliography"/>
        <w:ind w:left="720" w:hanging="720"/>
      </w:pPr>
      <w:r w:rsidRPr="00CA5855">
        <w:t>35.</w:t>
      </w:r>
      <w:r w:rsidRPr="00CA5855">
        <w:tab/>
        <w:t xml:space="preserve">M. X. Li, R. M. Hoffman, B. D. Sykes, Interaction of cardiac troponin C with calmodulin antagonist [corrected] W7 in the presence of three functional regions of cardiac troponin I. </w:t>
      </w:r>
      <w:r w:rsidRPr="00CA5855">
        <w:rPr>
          <w:i/>
        </w:rPr>
        <w:t>Biochemistry</w:t>
      </w:r>
      <w:r w:rsidRPr="00CA5855">
        <w:t xml:space="preserve"> </w:t>
      </w:r>
      <w:r w:rsidRPr="00CA5855">
        <w:rPr>
          <w:b/>
        </w:rPr>
        <w:t>45</w:t>
      </w:r>
      <w:r w:rsidRPr="00CA5855">
        <w:t>, 9833-9840 (2006).</w:t>
      </w:r>
    </w:p>
    <w:p w14:paraId="7DD49B6A" w14:textId="77777777" w:rsidR="00CA5855" w:rsidRPr="00CA5855" w:rsidRDefault="00CA5855" w:rsidP="00CA5855">
      <w:pPr>
        <w:pStyle w:val="EndNoteBibliography"/>
        <w:ind w:left="720" w:hanging="720"/>
      </w:pPr>
      <w:r w:rsidRPr="00CA5855">
        <w:t>36.</w:t>
      </w:r>
      <w:r w:rsidRPr="00CA5855">
        <w:tab/>
        <w:t>C. M. Stevens</w:t>
      </w:r>
      <w:r w:rsidRPr="00CA5855">
        <w:rPr>
          <w:i/>
        </w:rPr>
        <w:t xml:space="preserve"> et al.</w:t>
      </w:r>
      <w:r w:rsidRPr="00CA5855">
        <w:t xml:space="preserve">, Changes in the dynamics of the cardiac troponin C molecule explain the effects of Ca(2+)-sensitizing mutations. </w:t>
      </w:r>
      <w:r w:rsidRPr="00CA5855">
        <w:rPr>
          <w:i/>
        </w:rPr>
        <w:t>J Biol Chem</w:t>
      </w:r>
      <w:r w:rsidRPr="00CA5855">
        <w:t xml:space="preserve"> </w:t>
      </w:r>
      <w:r w:rsidRPr="00CA5855">
        <w:rPr>
          <w:b/>
        </w:rPr>
        <w:t>292</w:t>
      </w:r>
      <w:r w:rsidRPr="00CA5855">
        <w:t>, 11915-11926 (2017).</w:t>
      </w:r>
    </w:p>
    <w:p w14:paraId="75EED2A4" w14:textId="77777777" w:rsidR="00CA5855" w:rsidRPr="00CA5855" w:rsidRDefault="00CA5855" w:rsidP="00CA5855">
      <w:pPr>
        <w:pStyle w:val="EndNoteBibliography"/>
        <w:ind w:left="720" w:hanging="720"/>
      </w:pPr>
      <w:r w:rsidRPr="00CA5855">
        <w:t>37.</w:t>
      </w:r>
      <w:r w:rsidRPr="00CA5855">
        <w:tab/>
        <w:t xml:space="preserve">W. G. Gonzalez, K. Pham, J. Miksovska, Modulation of the voltage-gated potassium channel (Kv4.3) and the auxiliary protein (KChIP3) interactions by the current activator NS5806. </w:t>
      </w:r>
      <w:r w:rsidRPr="00CA5855">
        <w:rPr>
          <w:i/>
        </w:rPr>
        <w:t>J Biol Chem</w:t>
      </w:r>
      <w:r w:rsidRPr="00CA5855">
        <w:t xml:space="preserve"> </w:t>
      </w:r>
      <w:r w:rsidRPr="00CA5855">
        <w:rPr>
          <w:b/>
        </w:rPr>
        <w:t>289</w:t>
      </w:r>
      <w:r w:rsidRPr="00CA5855">
        <w:t>, 32201-32213 (2014).</w:t>
      </w:r>
    </w:p>
    <w:p w14:paraId="20D46E90" w14:textId="77777777" w:rsidR="00CA5855" w:rsidRPr="00CA5855" w:rsidRDefault="00CA5855" w:rsidP="00CA5855">
      <w:pPr>
        <w:pStyle w:val="EndNoteBibliography"/>
        <w:ind w:left="720" w:hanging="720"/>
      </w:pPr>
      <w:r w:rsidRPr="00CA5855">
        <w:t>38.</w:t>
      </w:r>
      <w:r w:rsidRPr="00CA5855">
        <w:tab/>
        <w:t xml:space="preserve">O. Trott, A. J. Olson, AutoDock Vina: improving the speed and accuracy of docking with a new scoring function, efficient optimization, and multithreading. </w:t>
      </w:r>
      <w:r w:rsidRPr="00CA5855">
        <w:rPr>
          <w:i/>
        </w:rPr>
        <w:t>J Comput Chem</w:t>
      </w:r>
      <w:r w:rsidRPr="00CA5855">
        <w:t xml:space="preserve"> </w:t>
      </w:r>
      <w:r w:rsidRPr="00CA5855">
        <w:rPr>
          <w:b/>
        </w:rPr>
        <w:t>31</w:t>
      </w:r>
      <w:r w:rsidRPr="00CA5855">
        <w:t>, 455-461 (2010).</w:t>
      </w:r>
    </w:p>
    <w:p w14:paraId="65237BB1" w14:textId="77777777" w:rsidR="00CA5855" w:rsidRPr="00CA5855" w:rsidRDefault="00CA5855" w:rsidP="00CA5855">
      <w:pPr>
        <w:pStyle w:val="EndNoteBibliography"/>
        <w:ind w:left="720" w:hanging="720"/>
      </w:pPr>
      <w:r w:rsidRPr="00CA5855">
        <w:t>39.</w:t>
      </w:r>
      <w:r w:rsidRPr="00CA5855">
        <w:tab/>
        <w:t>X. Wang</w:t>
      </w:r>
      <w:r w:rsidRPr="00CA5855">
        <w:rPr>
          <w:i/>
        </w:rPr>
        <w:t xml:space="preserve"> et al.</w:t>
      </w:r>
      <w:r w:rsidRPr="00CA5855">
        <w:t xml:space="preserve">, Structure of the C-domain of human cardiac troponin C in complex with the Ca2+ sensitizing drug EMD 57033. </w:t>
      </w:r>
      <w:r w:rsidRPr="00CA5855">
        <w:rPr>
          <w:i/>
        </w:rPr>
        <w:t>J Biol Chem</w:t>
      </w:r>
      <w:r w:rsidRPr="00CA5855">
        <w:t xml:space="preserve"> </w:t>
      </w:r>
      <w:r w:rsidRPr="00CA5855">
        <w:rPr>
          <w:b/>
        </w:rPr>
        <w:t>276</w:t>
      </w:r>
      <w:r w:rsidRPr="00CA5855">
        <w:t>, 25456-25466 (2001).</w:t>
      </w:r>
    </w:p>
    <w:p w14:paraId="2F3AFD1E" w14:textId="77777777" w:rsidR="00CA5855" w:rsidRPr="00CA5855" w:rsidRDefault="00CA5855" w:rsidP="00CA5855">
      <w:pPr>
        <w:pStyle w:val="EndNoteBibliography"/>
        <w:ind w:left="720" w:hanging="720"/>
      </w:pPr>
      <w:r w:rsidRPr="00CA5855">
        <w:t>40.</w:t>
      </w:r>
      <w:r w:rsidRPr="00CA5855">
        <w:tab/>
        <w:t xml:space="preserve">M. X. Li, L. Spyracopoulos, N. Beier, J. A. Putkey, B. D. Sykes, Interaction of cardiac troponin C with Ca(2+) sensitizer EMD 57033 and cardiac troponin I inhibitory peptide. </w:t>
      </w:r>
      <w:r w:rsidRPr="00CA5855">
        <w:rPr>
          <w:i/>
        </w:rPr>
        <w:t>Biochemistry</w:t>
      </w:r>
      <w:r w:rsidRPr="00CA5855">
        <w:t xml:space="preserve"> </w:t>
      </w:r>
      <w:r w:rsidRPr="00CA5855">
        <w:rPr>
          <w:b/>
        </w:rPr>
        <w:t>39</w:t>
      </w:r>
      <w:r w:rsidRPr="00CA5855">
        <w:t>, 8782-8790 (2000).</w:t>
      </w:r>
    </w:p>
    <w:p w14:paraId="38CAE30E" w14:textId="77777777" w:rsidR="00CA5855" w:rsidRPr="00CA5855" w:rsidRDefault="00CA5855" w:rsidP="00CA5855">
      <w:pPr>
        <w:pStyle w:val="EndNoteBibliography"/>
        <w:ind w:left="720" w:hanging="720"/>
      </w:pPr>
      <w:r w:rsidRPr="00CA5855">
        <w:t>41.</w:t>
      </w:r>
      <w:r w:rsidRPr="00CA5855">
        <w:tab/>
        <w:t>G. M. Gasmi-Seabrook</w:t>
      </w:r>
      <w:r w:rsidRPr="00CA5855">
        <w:rPr>
          <w:i/>
        </w:rPr>
        <w:t xml:space="preserve"> et al.</w:t>
      </w:r>
      <w:r w:rsidRPr="00CA5855">
        <w:t xml:space="preserve">, Solution structures of the C-terminal domain of cardiac troponin C free and bound to the N-terminal domain of cardiac troponin I. </w:t>
      </w:r>
      <w:r w:rsidRPr="00CA5855">
        <w:rPr>
          <w:i/>
        </w:rPr>
        <w:t>Biochemistry</w:t>
      </w:r>
      <w:r w:rsidRPr="00CA5855">
        <w:t xml:space="preserve"> </w:t>
      </w:r>
      <w:r w:rsidRPr="00CA5855">
        <w:rPr>
          <w:b/>
        </w:rPr>
        <w:t>38</w:t>
      </w:r>
      <w:r w:rsidRPr="00CA5855">
        <w:t>, 8313-8322 (1999).</w:t>
      </w:r>
    </w:p>
    <w:p w14:paraId="63960FFA" w14:textId="77777777" w:rsidR="00CA5855" w:rsidRPr="00CA5855" w:rsidRDefault="00CA5855" w:rsidP="00CA5855">
      <w:pPr>
        <w:pStyle w:val="EndNoteBibliography"/>
        <w:ind w:left="720" w:hanging="720"/>
      </w:pPr>
      <w:r w:rsidRPr="00CA5855">
        <w:lastRenderedPageBreak/>
        <w:t>42.</w:t>
      </w:r>
      <w:r w:rsidRPr="00CA5855">
        <w:tab/>
        <w:t>P. O. Awinda</w:t>
      </w:r>
      <w:r w:rsidRPr="00CA5855">
        <w:rPr>
          <w:i/>
        </w:rPr>
        <w:t xml:space="preserve"> et al.</w:t>
      </w:r>
      <w:r w:rsidRPr="00CA5855">
        <w:t xml:space="preserve">, Effects of mavacamten on Ca(2+) sensitivity of contraction as sarcomere length varied in human myocardium. </w:t>
      </w:r>
      <w:r w:rsidRPr="00CA5855">
        <w:rPr>
          <w:i/>
        </w:rPr>
        <w:t>Br J Pharmacol</w:t>
      </w:r>
      <w:r w:rsidRPr="00CA5855">
        <w:t xml:space="preserve"> </w:t>
      </w:r>
      <w:r w:rsidRPr="00CA5855">
        <w:rPr>
          <w:b/>
        </w:rPr>
        <w:t>177</w:t>
      </w:r>
      <w:r w:rsidRPr="00CA5855">
        <w:t>, 5609-5621 (2020).</w:t>
      </w:r>
    </w:p>
    <w:p w14:paraId="64E42BAB" w14:textId="77777777" w:rsidR="00CA5855" w:rsidRPr="00CA5855" w:rsidRDefault="00CA5855" w:rsidP="00CA5855">
      <w:pPr>
        <w:pStyle w:val="EndNoteBibliography"/>
        <w:ind w:left="720" w:hanging="720"/>
      </w:pPr>
      <w:r w:rsidRPr="00CA5855">
        <w:t>43.</w:t>
      </w:r>
      <w:r w:rsidRPr="00CA5855">
        <w:tab/>
        <w:t xml:space="preserve">S. J. Lehman, C. Crocini, L. A. Leinwand, Targeting the sarcomere in inherited cardiomyopathies. </w:t>
      </w:r>
      <w:r w:rsidRPr="00CA5855">
        <w:rPr>
          <w:i/>
        </w:rPr>
        <w:t>Nat Rev Cardiol</w:t>
      </w:r>
      <w:r w:rsidRPr="00CA5855">
        <w:t xml:space="preserve"> </w:t>
      </w:r>
      <w:r w:rsidRPr="00CA5855">
        <w:rPr>
          <w:b/>
        </w:rPr>
        <w:t>19</w:t>
      </w:r>
      <w:r w:rsidRPr="00CA5855">
        <w:t>, 353-363 (2022).</w:t>
      </w:r>
    </w:p>
    <w:p w14:paraId="7230D70E" w14:textId="77777777" w:rsidR="00CA5855" w:rsidRPr="00CA5855" w:rsidRDefault="00CA5855" w:rsidP="00CA5855">
      <w:pPr>
        <w:pStyle w:val="EndNoteBibliography"/>
        <w:ind w:left="720" w:hanging="720"/>
      </w:pPr>
      <w:r w:rsidRPr="00CA5855">
        <w:t>44.</w:t>
      </w:r>
      <w:r w:rsidRPr="00CA5855">
        <w:tab/>
        <w:t xml:space="preserve">A. Mullard, FDA approves first cardiac myosin inhibitor. </w:t>
      </w:r>
      <w:r w:rsidRPr="00CA5855">
        <w:rPr>
          <w:i/>
        </w:rPr>
        <w:t>Nat Rev Drug Discov</w:t>
      </w:r>
      <w:r w:rsidRPr="00CA5855">
        <w:t xml:space="preserve"> </w:t>
      </w:r>
      <w:r w:rsidRPr="00CA5855">
        <w:rPr>
          <w:b/>
        </w:rPr>
        <w:t>21</w:t>
      </w:r>
      <w:r w:rsidRPr="00CA5855">
        <w:t>, 406 (2022).</w:t>
      </w:r>
    </w:p>
    <w:p w14:paraId="5B77C76E" w14:textId="77777777" w:rsidR="00CA5855" w:rsidRPr="00CA5855" w:rsidRDefault="00CA5855" w:rsidP="00CA5855">
      <w:pPr>
        <w:pStyle w:val="EndNoteBibliography"/>
        <w:ind w:left="720" w:hanging="720"/>
      </w:pPr>
      <w:r w:rsidRPr="00CA5855">
        <w:t>45.</w:t>
      </w:r>
      <w:r w:rsidRPr="00CA5855">
        <w:tab/>
        <w:t xml:space="preserve">J. Marley, M. Lu, C. Bracken, A method for efficient isotopic labeling of recombinant proteins. </w:t>
      </w:r>
      <w:r w:rsidRPr="00CA5855">
        <w:rPr>
          <w:i/>
        </w:rPr>
        <w:t>J Biomol NMR</w:t>
      </w:r>
      <w:r w:rsidRPr="00CA5855">
        <w:t xml:space="preserve"> </w:t>
      </w:r>
      <w:r w:rsidRPr="00CA5855">
        <w:rPr>
          <w:b/>
        </w:rPr>
        <w:t>20</w:t>
      </w:r>
      <w:r w:rsidRPr="00CA5855">
        <w:t>, 71-75 (2001).</w:t>
      </w:r>
    </w:p>
    <w:p w14:paraId="0739BE10" w14:textId="77777777" w:rsidR="00CA5855" w:rsidRPr="00CA5855" w:rsidRDefault="00CA5855" w:rsidP="00CA5855">
      <w:pPr>
        <w:pStyle w:val="EndNoteBibliography"/>
        <w:ind w:left="720" w:hanging="720"/>
      </w:pPr>
      <w:r w:rsidRPr="00CA5855">
        <w:t>46.</w:t>
      </w:r>
      <w:r w:rsidRPr="00CA5855">
        <w:tab/>
        <w:t>I. R. Sevrieva</w:t>
      </w:r>
      <w:r w:rsidRPr="00CA5855">
        <w:rPr>
          <w:i/>
        </w:rPr>
        <w:t xml:space="preserve"> et al.</w:t>
      </w:r>
      <w:r w:rsidRPr="00CA5855">
        <w:t xml:space="preserve">, Cardiac myosin regulatory light chain kinase modulates cardiac contractility by phosphorylating both myosin regulatory light chain and troponin I. </w:t>
      </w:r>
      <w:r w:rsidRPr="00CA5855">
        <w:rPr>
          <w:i/>
        </w:rPr>
        <w:t>J Biol Chem</w:t>
      </w:r>
      <w:r w:rsidRPr="00CA5855">
        <w:t xml:space="preserve"> 10.1074/jbc.RA119.011945 (2020).</w:t>
      </w:r>
    </w:p>
    <w:p w14:paraId="3A53E92C" w14:textId="77777777" w:rsidR="00CA5855" w:rsidRPr="00CA5855" w:rsidRDefault="00CA5855" w:rsidP="00CA5855">
      <w:pPr>
        <w:pStyle w:val="EndNoteBibliography"/>
        <w:ind w:left="720" w:hanging="720"/>
      </w:pPr>
      <w:r w:rsidRPr="00CA5855">
        <w:t>47.</w:t>
      </w:r>
      <w:r w:rsidRPr="00CA5855">
        <w:tab/>
        <w:t xml:space="preserve">L. Radnai, R. F. Stremel, J. R. Sellers, G. Rumbaugh, C. A. Miller, A Semi-High-Throughput Adaptation of the NADH-Coupled ATPase Assay for Screening Small Molecule Inhibitors. </w:t>
      </w:r>
      <w:r w:rsidRPr="00CA5855">
        <w:rPr>
          <w:i/>
        </w:rPr>
        <w:t>J Vis Exp</w:t>
      </w:r>
      <w:r w:rsidRPr="00CA5855">
        <w:t xml:space="preserve"> 10.3791/60017 (2019).</w:t>
      </w:r>
    </w:p>
    <w:p w14:paraId="5730F89C" w14:textId="77777777" w:rsidR="00CA5855" w:rsidRPr="00CA5855" w:rsidRDefault="00CA5855" w:rsidP="00CA5855">
      <w:pPr>
        <w:pStyle w:val="EndNoteBibliography"/>
        <w:ind w:left="720" w:hanging="720"/>
      </w:pPr>
      <w:r w:rsidRPr="00CA5855">
        <w:t>48.</w:t>
      </w:r>
      <w:r w:rsidRPr="00CA5855">
        <w:tab/>
        <w:t>S. P. Skinner</w:t>
      </w:r>
      <w:r w:rsidRPr="00CA5855">
        <w:rPr>
          <w:i/>
        </w:rPr>
        <w:t xml:space="preserve"> et al.</w:t>
      </w:r>
      <w:r w:rsidRPr="00CA5855">
        <w:t xml:space="preserve">, Structure calculation, refinement and validation using CcpNmr Analysis. </w:t>
      </w:r>
      <w:r w:rsidRPr="00CA5855">
        <w:rPr>
          <w:i/>
        </w:rPr>
        <w:t>Acta Crystallogr D Biol Crystallogr</w:t>
      </w:r>
      <w:r w:rsidRPr="00CA5855">
        <w:t xml:space="preserve"> </w:t>
      </w:r>
      <w:r w:rsidRPr="00CA5855">
        <w:rPr>
          <w:b/>
        </w:rPr>
        <w:t>71</w:t>
      </w:r>
      <w:r w:rsidRPr="00CA5855">
        <w:t>, 154-161 (2015).</w:t>
      </w:r>
    </w:p>
    <w:p w14:paraId="46FE5AA5" w14:textId="678AE99C" w:rsidR="00966614" w:rsidRDefault="00983695" w:rsidP="00966614">
      <w:pPr>
        <w:rPr>
          <w:rFonts w:cs="Arial"/>
        </w:rPr>
      </w:pPr>
      <w:r>
        <w:rPr>
          <w:rFonts w:cs="Arial"/>
        </w:rPr>
        <w:fldChar w:fldCharType="end"/>
      </w:r>
    </w:p>
    <w:p w14:paraId="1FDDE490" w14:textId="1E963C03" w:rsidR="000910BA" w:rsidRDefault="000910BA" w:rsidP="00966614">
      <w:pPr>
        <w:rPr>
          <w:rFonts w:cs="Arial"/>
        </w:rPr>
      </w:pPr>
    </w:p>
    <w:p w14:paraId="0488EE73" w14:textId="14305D77" w:rsidR="000910BA" w:rsidRDefault="000910BA" w:rsidP="00966614">
      <w:pPr>
        <w:rPr>
          <w:rFonts w:cs="Arial"/>
        </w:rPr>
      </w:pPr>
    </w:p>
    <w:p w14:paraId="1E7E4DBD" w14:textId="6E790547" w:rsidR="000910BA" w:rsidRDefault="000910BA" w:rsidP="00966614">
      <w:pPr>
        <w:rPr>
          <w:rFonts w:cs="Arial"/>
        </w:rPr>
      </w:pPr>
    </w:p>
    <w:p w14:paraId="33CC68C8" w14:textId="43DCA164" w:rsidR="000910BA" w:rsidRDefault="000910BA" w:rsidP="00966614">
      <w:pPr>
        <w:rPr>
          <w:rFonts w:cs="Arial"/>
        </w:rPr>
      </w:pPr>
    </w:p>
    <w:p w14:paraId="29FAB6CD" w14:textId="1243A36D" w:rsidR="000910BA" w:rsidRDefault="000910BA" w:rsidP="00966614">
      <w:pPr>
        <w:rPr>
          <w:rFonts w:cs="Arial"/>
        </w:rPr>
      </w:pPr>
    </w:p>
    <w:p w14:paraId="6D9778E7" w14:textId="77777777" w:rsidR="007A4803" w:rsidRDefault="007A4803" w:rsidP="000910BA">
      <w:pPr>
        <w:jc w:val="left"/>
        <w:rPr>
          <w:rFonts w:cs="Arial"/>
          <w:b/>
          <w:bCs/>
          <w:noProof/>
          <w:sz w:val="24"/>
          <w:szCs w:val="24"/>
        </w:rPr>
      </w:pPr>
      <w:r>
        <w:rPr>
          <w:rFonts w:cs="Arial"/>
          <w:b/>
          <w:bCs/>
          <w:noProof/>
          <w:sz w:val="24"/>
          <w:szCs w:val="24"/>
        </w:rPr>
        <w:br w:type="page"/>
      </w:r>
    </w:p>
    <w:p w14:paraId="23DB8468" w14:textId="6BBDDB6B" w:rsidR="000910BA" w:rsidRPr="007641A9" w:rsidRDefault="000910BA" w:rsidP="000910BA">
      <w:pPr>
        <w:jc w:val="left"/>
        <w:rPr>
          <w:rFonts w:cs="Arial"/>
          <w:b/>
          <w:bCs/>
          <w:noProof/>
          <w:sz w:val="24"/>
          <w:szCs w:val="24"/>
        </w:rPr>
      </w:pPr>
      <w:r w:rsidRPr="007641A9">
        <w:rPr>
          <w:rFonts w:cs="Arial"/>
          <w:b/>
          <w:bCs/>
          <w:noProof/>
          <w:sz w:val="24"/>
          <w:szCs w:val="24"/>
        </w:rPr>
        <w:lastRenderedPageBreak/>
        <w:t>Figures and Figure Legends</w:t>
      </w:r>
    </w:p>
    <w:p w14:paraId="78744BBF" w14:textId="208AD3F4" w:rsidR="00385DE0" w:rsidRDefault="00385DE0" w:rsidP="000910BA">
      <w:pPr>
        <w:jc w:val="left"/>
        <w:rPr>
          <w:rFonts w:cs="Arial"/>
          <w:b/>
          <w:bCs/>
          <w:noProof/>
          <w:sz w:val="28"/>
          <w:szCs w:val="28"/>
        </w:rPr>
      </w:pPr>
    </w:p>
    <w:p w14:paraId="08F1EAF8" w14:textId="77777777" w:rsidR="00385DE0" w:rsidRDefault="00385DE0" w:rsidP="000910BA">
      <w:pPr>
        <w:jc w:val="left"/>
        <w:rPr>
          <w:rFonts w:cs="Arial"/>
          <w:b/>
          <w:bCs/>
          <w:noProof/>
          <w:sz w:val="28"/>
          <w:szCs w:val="28"/>
        </w:rPr>
      </w:pPr>
    </w:p>
    <w:p w14:paraId="1915A10B" w14:textId="2E17824A" w:rsidR="00801654" w:rsidRDefault="00106833" w:rsidP="000910BA">
      <w:pPr>
        <w:jc w:val="left"/>
        <w:rPr>
          <w:rFonts w:cs="Arial"/>
          <w:b/>
          <w:bCs/>
          <w:sz w:val="28"/>
          <w:szCs w:val="28"/>
        </w:rPr>
      </w:pPr>
      <w:r>
        <w:rPr>
          <w:rFonts w:cs="Arial"/>
          <w:b/>
          <w:bCs/>
          <w:noProof/>
          <w:sz w:val="28"/>
          <w:szCs w:val="28"/>
        </w:rPr>
        <w:drawing>
          <wp:inline distT="0" distB="0" distL="0" distR="0" wp14:anchorId="78337FBE" wp14:editId="0568BA79">
            <wp:extent cx="5716518" cy="34763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870" cy="3483252"/>
                    </a:xfrm>
                    <a:prstGeom prst="rect">
                      <a:avLst/>
                    </a:prstGeom>
                    <a:noFill/>
                  </pic:spPr>
                </pic:pic>
              </a:graphicData>
            </a:graphic>
          </wp:inline>
        </w:drawing>
      </w:r>
    </w:p>
    <w:p w14:paraId="7C71F1AE" w14:textId="77777777" w:rsidR="00851FAE" w:rsidRPr="009B7174" w:rsidRDefault="00851FAE" w:rsidP="000910BA">
      <w:pPr>
        <w:jc w:val="left"/>
        <w:rPr>
          <w:rFonts w:cs="Arial"/>
          <w:b/>
          <w:bCs/>
          <w:sz w:val="24"/>
          <w:szCs w:val="24"/>
        </w:rPr>
      </w:pPr>
    </w:p>
    <w:p w14:paraId="5F6B8BD2" w14:textId="33CC197A" w:rsidR="000910BA" w:rsidRPr="004B354F" w:rsidRDefault="000910BA" w:rsidP="000910BA">
      <w:pPr>
        <w:spacing w:line="240" w:lineRule="auto"/>
        <w:rPr>
          <w:rFonts w:cs="Arial"/>
        </w:rPr>
      </w:pPr>
      <w:r w:rsidRPr="004B354F">
        <w:rPr>
          <w:rFonts w:cs="Arial"/>
          <w:b/>
          <w:bCs/>
        </w:rPr>
        <w:t xml:space="preserve">Figure 1. </w:t>
      </w:r>
      <w:r w:rsidRPr="00BB0F87">
        <w:rPr>
          <w:rFonts w:cs="Arial"/>
          <w:b/>
          <w:bCs/>
        </w:rPr>
        <w:t>High throughput screens for cardiac troponin modulators.</w:t>
      </w:r>
      <w:r w:rsidRPr="004B354F">
        <w:rPr>
          <w:rFonts w:cs="Arial"/>
        </w:rPr>
        <w:t xml:space="preserve"> (A) Schematic illustration of the calcium-dependent thin filament activation pathway. In the thin filament OFF state (left), myosin bi</w:t>
      </w:r>
      <w:r w:rsidR="00072EDB" w:rsidRPr="004B354F">
        <w:rPr>
          <w:rFonts w:cs="Arial"/>
        </w:rPr>
        <w:t>n</w:t>
      </w:r>
      <w:r w:rsidRPr="004B354F">
        <w:rPr>
          <w:rFonts w:cs="Arial"/>
        </w:rPr>
        <w:t>ding sites on actin (light</w:t>
      </w:r>
      <w:r w:rsidR="00385DE0" w:rsidRPr="004B354F">
        <w:rPr>
          <w:rFonts w:cs="Arial"/>
        </w:rPr>
        <w:t xml:space="preserve"> </w:t>
      </w:r>
      <w:r w:rsidRPr="004B354F">
        <w:rPr>
          <w:rFonts w:cs="Arial"/>
        </w:rPr>
        <w:t>gray) are blocked by tropomyosin (Tm; dark gray). Ca</w:t>
      </w:r>
      <w:r w:rsidR="00B10F94" w:rsidRPr="00B10F94">
        <w:rPr>
          <w:rFonts w:cs="Arial"/>
          <w:vertAlign w:val="superscript"/>
        </w:rPr>
        <w:t>2+</w:t>
      </w:r>
      <w:r w:rsidRPr="004B354F">
        <w:rPr>
          <w:rFonts w:cs="Arial"/>
        </w:rPr>
        <w:t xml:space="preserve"> binding to troponin C (</w:t>
      </w:r>
      <w:proofErr w:type="spellStart"/>
      <w:r w:rsidRPr="004B354F">
        <w:rPr>
          <w:rFonts w:cs="Arial"/>
        </w:rPr>
        <w:t>cTnC</w:t>
      </w:r>
      <w:proofErr w:type="spellEnd"/>
      <w:r w:rsidRPr="004B354F">
        <w:rPr>
          <w:rFonts w:cs="Arial"/>
        </w:rPr>
        <w:t xml:space="preserve">; red) allows switch peptide (SP; blue) interaction with the regulatory N-lobe of </w:t>
      </w:r>
      <w:proofErr w:type="spellStart"/>
      <w:r w:rsidRPr="004B354F">
        <w:rPr>
          <w:rFonts w:cs="Arial"/>
        </w:rPr>
        <w:t>cTnC</w:t>
      </w:r>
      <w:proofErr w:type="spellEnd"/>
      <w:r w:rsidRPr="004B354F">
        <w:rPr>
          <w:rFonts w:cs="Arial"/>
        </w:rPr>
        <w:t xml:space="preserve"> (</w:t>
      </w:r>
      <w:proofErr w:type="spellStart"/>
      <w:r w:rsidRPr="004B354F">
        <w:rPr>
          <w:rFonts w:cs="Arial"/>
        </w:rPr>
        <w:t>NcTnC</w:t>
      </w:r>
      <w:proofErr w:type="spellEnd"/>
      <w:r w:rsidRPr="004B354F">
        <w:rPr>
          <w:rFonts w:cs="Arial"/>
        </w:rPr>
        <w:t xml:space="preserve">; pink). Removal of the C-terminal domain of </w:t>
      </w:r>
      <w:proofErr w:type="spellStart"/>
      <w:r w:rsidRPr="004B354F">
        <w:rPr>
          <w:rFonts w:cs="Arial"/>
        </w:rPr>
        <w:t>cTnI</w:t>
      </w:r>
      <w:proofErr w:type="spellEnd"/>
      <w:r w:rsidRPr="004B354F">
        <w:rPr>
          <w:rFonts w:cs="Arial"/>
        </w:rPr>
        <w:t xml:space="preserve"> (CTD) allows Tm to move </w:t>
      </w:r>
      <w:r w:rsidR="00385DE0" w:rsidRPr="004B354F">
        <w:rPr>
          <w:rFonts w:cs="Arial"/>
        </w:rPr>
        <w:t>azimuthally</w:t>
      </w:r>
      <w:r w:rsidRPr="004B354F">
        <w:rPr>
          <w:rFonts w:cs="Arial"/>
        </w:rPr>
        <w:t xml:space="preserve"> around the thin filament, exposing myosin binding sites on actin. The C-lobe </w:t>
      </w:r>
      <w:proofErr w:type="spellStart"/>
      <w:r w:rsidRPr="004B354F">
        <w:rPr>
          <w:rFonts w:cs="Arial"/>
        </w:rPr>
        <w:t>cTnC</w:t>
      </w:r>
      <w:proofErr w:type="spellEnd"/>
      <w:r w:rsidRPr="004B354F">
        <w:rPr>
          <w:rFonts w:cs="Arial"/>
        </w:rPr>
        <w:t xml:space="preserve"> (</w:t>
      </w:r>
      <w:proofErr w:type="spellStart"/>
      <w:r w:rsidRPr="004B354F">
        <w:rPr>
          <w:rFonts w:cs="Arial"/>
        </w:rPr>
        <w:t>CCTnC</w:t>
      </w:r>
      <w:proofErr w:type="spellEnd"/>
      <w:r w:rsidRPr="004B354F">
        <w:rPr>
          <w:rFonts w:cs="Arial"/>
        </w:rPr>
        <w:t xml:space="preserve">; red) is constitutively bound to </w:t>
      </w:r>
      <w:r w:rsidR="00385DE0" w:rsidRPr="004B354F">
        <w:rPr>
          <w:rFonts w:cs="Arial"/>
        </w:rPr>
        <w:t xml:space="preserve">divalent cations and </w:t>
      </w:r>
      <w:r w:rsidRPr="004B354F">
        <w:rPr>
          <w:rFonts w:cs="Arial"/>
        </w:rPr>
        <w:t xml:space="preserve">the anchoring region of </w:t>
      </w:r>
      <w:proofErr w:type="spellStart"/>
      <w:r w:rsidRPr="004B354F">
        <w:rPr>
          <w:rFonts w:cs="Arial"/>
        </w:rPr>
        <w:t>cTnI</w:t>
      </w:r>
      <w:proofErr w:type="spellEnd"/>
      <w:r w:rsidRPr="004B354F">
        <w:rPr>
          <w:rFonts w:cs="Arial"/>
        </w:rPr>
        <w:t xml:space="preserve"> (purple). (B) Atomic structure of the human cardiac troponin core complex (PDB 1J1D). The N- and C-lobe of </w:t>
      </w:r>
      <w:proofErr w:type="spellStart"/>
      <w:r w:rsidRPr="004B354F">
        <w:rPr>
          <w:rFonts w:cs="Arial"/>
        </w:rPr>
        <w:t>cTnC</w:t>
      </w:r>
      <w:proofErr w:type="spellEnd"/>
      <w:r w:rsidRPr="004B354F">
        <w:rPr>
          <w:rFonts w:cs="Arial"/>
        </w:rPr>
        <w:t xml:space="preserve"> are shown in surface representation in red and pink, respectively. Cardiac troponin I</w:t>
      </w:r>
      <w:r w:rsidR="00072EDB" w:rsidRPr="004B354F">
        <w:rPr>
          <w:rFonts w:cs="Arial"/>
        </w:rPr>
        <w:t xml:space="preserve"> (</w:t>
      </w:r>
      <w:proofErr w:type="spellStart"/>
      <w:r w:rsidR="00072EDB" w:rsidRPr="004B354F">
        <w:rPr>
          <w:rFonts w:cs="Arial"/>
        </w:rPr>
        <w:t>cTnI</w:t>
      </w:r>
      <w:proofErr w:type="spellEnd"/>
      <w:r w:rsidR="00072EDB" w:rsidRPr="004B354F">
        <w:rPr>
          <w:rFonts w:cs="Arial"/>
        </w:rPr>
        <w:t>)</w:t>
      </w:r>
      <w:r w:rsidRPr="004B354F">
        <w:rPr>
          <w:rFonts w:cs="Arial"/>
        </w:rPr>
        <w:t xml:space="preserve"> an</w:t>
      </w:r>
      <w:r w:rsidR="00385DE0" w:rsidRPr="004B354F">
        <w:rPr>
          <w:rFonts w:cs="Arial"/>
        </w:rPr>
        <w:t>d</w:t>
      </w:r>
      <w:r w:rsidRPr="004B354F">
        <w:rPr>
          <w:rFonts w:cs="Arial"/>
        </w:rPr>
        <w:t xml:space="preserve"> troponin T </w:t>
      </w:r>
      <w:r w:rsidR="00072EDB" w:rsidRPr="004B354F">
        <w:rPr>
          <w:rFonts w:cs="Arial"/>
        </w:rPr>
        <w:t>(</w:t>
      </w:r>
      <w:proofErr w:type="spellStart"/>
      <w:r w:rsidR="00072EDB" w:rsidRPr="004B354F">
        <w:rPr>
          <w:rFonts w:cs="Arial"/>
        </w:rPr>
        <w:t>cTnT</w:t>
      </w:r>
      <w:proofErr w:type="spellEnd"/>
      <w:r w:rsidR="00072EDB" w:rsidRPr="004B354F">
        <w:rPr>
          <w:rFonts w:cs="Arial"/>
        </w:rPr>
        <w:t xml:space="preserve">) </w:t>
      </w:r>
      <w:r w:rsidRPr="004B354F">
        <w:rPr>
          <w:rFonts w:cs="Arial"/>
        </w:rPr>
        <w:t xml:space="preserve">are shown in purple and orange, respectively. The switch region of </w:t>
      </w:r>
      <w:proofErr w:type="spellStart"/>
      <w:r w:rsidRPr="004B354F">
        <w:rPr>
          <w:rFonts w:cs="Arial"/>
        </w:rPr>
        <w:t>cTnI</w:t>
      </w:r>
      <w:proofErr w:type="spellEnd"/>
      <w:r w:rsidRPr="004B354F">
        <w:rPr>
          <w:rFonts w:cs="Arial"/>
        </w:rPr>
        <w:t xml:space="preserve"> is shown in blue. Molecular interactions between </w:t>
      </w:r>
      <w:proofErr w:type="spellStart"/>
      <w:r w:rsidRPr="004B354F">
        <w:rPr>
          <w:rFonts w:cs="Arial"/>
        </w:rPr>
        <w:t>cTnC</w:t>
      </w:r>
      <w:proofErr w:type="spellEnd"/>
      <w:r w:rsidRPr="004B354F">
        <w:rPr>
          <w:rFonts w:cs="Arial"/>
        </w:rPr>
        <w:t xml:space="preserve"> and </w:t>
      </w:r>
      <w:proofErr w:type="spellStart"/>
      <w:r w:rsidRPr="004B354F">
        <w:rPr>
          <w:rFonts w:cs="Arial"/>
        </w:rPr>
        <w:t>cTnI</w:t>
      </w:r>
      <w:proofErr w:type="spellEnd"/>
      <w:r w:rsidRPr="004B354F">
        <w:rPr>
          <w:rFonts w:cs="Arial"/>
        </w:rPr>
        <w:t xml:space="preserve"> are highlighted by yellow dashed ovals. (C)</w:t>
      </w:r>
      <w:r w:rsidR="00072EDB" w:rsidRPr="004B354F">
        <w:rPr>
          <w:rFonts w:cs="Arial"/>
        </w:rPr>
        <w:t xml:space="preserve"> Cartoon representation of the</w:t>
      </w:r>
      <w:r w:rsidRPr="004B354F">
        <w:rPr>
          <w:rFonts w:cs="Arial"/>
        </w:rPr>
        <w:t xml:space="preserve"> </w:t>
      </w:r>
      <w:r w:rsidR="00072EDB" w:rsidRPr="004B354F">
        <w:rPr>
          <w:rFonts w:cs="Arial"/>
        </w:rPr>
        <w:t>d</w:t>
      </w:r>
      <w:r w:rsidRPr="004B354F">
        <w:rPr>
          <w:rFonts w:cs="Arial"/>
        </w:rPr>
        <w:t xml:space="preserve">eveloped fluorescence polarization (FP)-based </w:t>
      </w:r>
      <w:r w:rsidR="00072EDB" w:rsidRPr="004B354F">
        <w:rPr>
          <w:rFonts w:cs="Arial"/>
        </w:rPr>
        <w:t>HTS</w:t>
      </w:r>
      <w:r w:rsidRPr="004B354F">
        <w:rPr>
          <w:rFonts w:cs="Arial"/>
        </w:rPr>
        <w:t xml:space="preserve"> that target </w:t>
      </w:r>
      <w:proofErr w:type="spellStart"/>
      <w:r w:rsidRPr="004B354F">
        <w:rPr>
          <w:rFonts w:cs="Arial"/>
        </w:rPr>
        <w:t>cTnC-cTnI</w:t>
      </w:r>
      <w:proofErr w:type="spellEnd"/>
      <w:r w:rsidRPr="004B354F">
        <w:rPr>
          <w:rFonts w:cs="Arial"/>
        </w:rPr>
        <w:t xml:space="preserve"> interactions.</w:t>
      </w:r>
      <w:r w:rsidR="00C059EF" w:rsidRPr="004B354F">
        <w:rPr>
          <w:rFonts w:cs="Arial"/>
        </w:rPr>
        <w:t xml:space="preserve"> Top: </w:t>
      </w:r>
      <w:r w:rsidR="004F3A1C" w:rsidRPr="004B354F">
        <w:rPr>
          <w:rFonts w:cs="Arial"/>
        </w:rPr>
        <w:t xml:space="preserve">FP-based screen targeting the interaction between </w:t>
      </w:r>
      <w:proofErr w:type="spellStart"/>
      <w:r w:rsidR="004F3A1C" w:rsidRPr="004B354F">
        <w:rPr>
          <w:rFonts w:cs="Arial"/>
        </w:rPr>
        <w:t>NcTnC</w:t>
      </w:r>
      <w:proofErr w:type="spellEnd"/>
      <w:r w:rsidR="004F3A1C" w:rsidRPr="004B354F">
        <w:rPr>
          <w:rFonts w:cs="Arial"/>
        </w:rPr>
        <w:t xml:space="preserve"> and the switch region of </w:t>
      </w:r>
      <w:proofErr w:type="spellStart"/>
      <w:r w:rsidR="004F3A1C" w:rsidRPr="004B354F">
        <w:rPr>
          <w:rFonts w:cs="Arial"/>
        </w:rPr>
        <w:t>cTnI</w:t>
      </w:r>
      <w:proofErr w:type="spellEnd"/>
      <w:r w:rsidR="004F3A1C" w:rsidRPr="004B354F">
        <w:rPr>
          <w:rFonts w:cs="Arial"/>
        </w:rPr>
        <w:t xml:space="preserve">. Bottom: FP-based screen targeting the interaction between </w:t>
      </w:r>
      <w:proofErr w:type="spellStart"/>
      <w:r w:rsidR="004F3A1C" w:rsidRPr="004B354F">
        <w:rPr>
          <w:rFonts w:cs="Arial"/>
        </w:rPr>
        <w:t>CcTnC</w:t>
      </w:r>
      <w:proofErr w:type="spellEnd"/>
      <w:r w:rsidR="004F3A1C" w:rsidRPr="004B354F">
        <w:rPr>
          <w:rFonts w:cs="Arial"/>
        </w:rPr>
        <w:t xml:space="preserve"> and the anchoring region of </w:t>
      </w:r>
      <w:proofErr w:type="spellStart"/>
      <w:r w:rsidR="004F3A1C" w:rsidRPr="004B354F">
        <w:rPr>
          <w:rFonts w:cs="Arial"/>
        </w:rPr>
        <w:t>cTnI</w:t>
      </w:r>
      <w:proofErr w:type="spellEnd"/>
      <w:r w:rsidR="004F3A1C" w:rsidRPr="004B354F">
        <w:rPr>
          <w:rFonts w:cs="Arial"/>
        </w:rPr>
        <w:t xml:space="preserve">. </w:t>
      </w:r>
      <w:r w:rsidRPr="004B354F">
        <w:rPr>
          <w:rFonts w:cs="Arial"/>
        </w:rPr>
        <w:t>(D)</w:t>
      </w:r>
      <w:r w:rsidR="00C059EF" w:rsidRPr="004B354F">
        <w:rPr>
          <w:rFonts w:cs="Arial"/>
        </w:rPr>
        <w:t xml:space="preserve"> </w:t>
      </w:r>
      <w:r w:rsidR="00072EDB" w:rsidRPr="004B354F">
        <w:rPr>
          <w:rFonts w:cs="Arial"/>
        </w:rPr>
        <w:t>HTS</w:t>
      </w:r>
      <w:r w:rsidR="00C059EF" w:rsidRPr="004B354F">
        <w:rPr>
          <w:rFonts w:cs="Arial"/>
        </w:rPr>
        <w:t xml:space="preserve"> </w:t>
      </w:r>
      <w:r w:rsidR="00677E94" w:rsidRPr="004B354F">
        <w:rPr>
          <w:rFonts w:cs="Arial"/>
        </w:rPr>
        <w:t xml:space="preserve">of three commercially available compound libraries </w:t>
      </w:r>
      <w:r w:rsidR="00CA0E70" w:rsidRPr="004B354F">
        <w:rPr>
          <w:rFonts w:cs="Arial"/>
        </w:rPr>
        <w:t xml:space="preserve">targeting the interaction between </w:t>
      </w:r>
      <w:proofErr w:type="spellStart"/>
      <w:r w:rsidR="00CA0E70" w:rsidRPr="004B354F">
        <w:rPr>
          <w:rFonts w:cs="Arial"/>
        </w:rPr>
        <w:t>cTnC</w:t>
      </w:r>
      <w:proofErr w:type="spellEnd"/>
      <w:r w:rsidR="00CA0E70" w:rsidRPr="004B354F">
        <w:rPr>
          <w:rFonts w:cs="Arial"/>
        </w:rPr>
        <w:t xml:space="preserve"> and switch peptide (top) </w:t>
      </w:r>
      <w:r w:rsidR="00786965" w:rsidRPr="004B354F">
        <w:rPr>
          <w:rFonts w:cs="Arial"/>
        </w:rPr>
        <w:t xml:space="preserve">or the </w:t>
      </w:r>
      <w:r w:rsidR="00CA0E70" w:rsidRPr="004B354F">
        <w:rPr>
          <w:rFonts w:cs="Arial"/>
        </w:rPr>
        <w:t>anchoring region</w:t>
      </w:r>
      <w:r w:rsidR="00786965" w:rsidRPr="004B354F">
        <w:rPr>
          <w:rFonts w:cs="Arial"/>
        </w:rPr>
        <w:t xml:space="preserve"> of </w:t>
      </w:r>
      <w:proofErr w:type="spellStart"/>
      <w:r w:rsidR="00786965" w:rsidRPr="004B354F">
        <w:rPr>
          <w:rFonts w:cs="Arial"/>
        </w:rPr>
        <w:t>cTnI</w:t>
      </w:r>
      <w:proofErr w:type="spellEnd"/>
      <w:r w:rsidR="00072EDB" w:rsidRPr="004B354F">
        <w:rPr>
          <w:rFonts w:cs="Arial"/>
        </w:rPr>
        <w:t xml:space="preserve"> (bottom). </w:t>
      </w:r>
      <w:r w:rsidR="00172446" w:rsidRPr="004B354F">
        <w:rPr>
          <w:rFonts w:cs="Arial"/>
        </w:rPr>
        <w:t xml:space="preserve">Hits were defined by compounds that change the FP more than </w:t>
      </w:r>
      <w:r w:rsidR="00674BDD" w:rsidRPr="004B354F">
        <w:rPr>
          <w:rFonts w:cs="Arial"/>
        </w:rPr>
        <w:t>five</w:t>
      </w:r>
      <w:r w:rsidR="00172446" w:rsidRPr="004B354F">
        <w:rPr>
          <w:rFonts w:cs="Arial"/>
        </w:rPr>
        <w:t xml:space="preserve"> times the standard deviation (</w:t>
      </w:r>
      <w:r w:rsidR="00257A23" w:rsidRPr="004B354F">
        <w:rPr>
          <w:rFonts w:cs="Arial"/>
        </w:rPr>
        <w:t>5x</w:t>
      </w:r>
      <w:r w:rsidR="00172446" w:rsidRPr="004B354F">
        <w:rPr>
          <w:rFonts w:cs="Arial"/>
        </w:rPr>
        <w:t xml:space="preserve">SD) </w:t>
      </w:r>
      <w:r w:rsidR="00674BDD" w:rsidRPr="004B354F">
        <w:rPr>
          <w:rFonts w:cs="Arial"/>
        </w:rPr>
        <w:t>away from the average value (indicated by red lines).</w:t>
      </w:r>
      <w:r w:rsidR="00C059EF" w:rsidRPr="004B354F">
        <w:rPr>
          <w:rFonts w:cs="Arial"/>
        </w:rPr>
        <w:t xml:space="preserve"> </w:t>
      </w:r>
    </w:p>
    <w:p w14:paraId="63D6006F" w14:textId="10F79D4E" w:rsidR="00AB4A9C" w:rsidRDefault="00AB4A9C">
      <w:pPr>
        <w:spacing w:after="160" w:line="259" w:lineRule="auto"/>
        <w:jc w:val="left"/>
        <w:rPr>
          <w:rFonts w:cs="Arial"/>
        </w:rPr>
      </w:pPr>
      <w:r>
        <w:rPr>
          <w:rFonts w:cs="Arial"/>
        </w:rPr>
        <w:br w:type="page"/>
      </w:r>
    </w:p>
    <w:p w14:paraId="065A7223" w14:textId="27F93111" w:rsidR="000910BA" w:rsidRDefault="00CD753D" w:rsidP="00AB4A9C">
      <w:pPr>
        <w:jc w:val="center"/>
        <w:rPr>
          <w:rFonts w:cs="Arial"/>
        </w:rPr>
      </w:pPr>
      <w:r>
        <w:rPr>
          <w:rFonts w:cs="Arial"/>
          <w:noProof/>
        </w:rPr>
        <w:lastRenderedPageBreak/>
        <w:drawing>
          <wp:inline distT="0" distB="0" distL="0" distR="0" wp14:anchorId="152B16F9" wp14:editId="0D148ABB">
            <wp:extent cx="5011828" cy="291282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6820" cy="2921541"/>
                    </a:xfrm>
                    <a:prstGeom prst="rect">
                      <a:avLst/>
                    </a:prstGeom>
                    <a:noFill/>
                  </pic:spPr>
                </pic:pic>
              </a:graphicData>
            </a:graphic>
          </wp:inline>
        </w:drawing>
      </w:r>
    </w:p>
    <w:p w14:paraId="57F952BC" w14:textId="2BF1C2E4" w:rsidR="000D15E5" w:rsidRPr="004B354F" w:rsidRDefault="00AB4A9C" w:rsidP="00AB4A9C">
      <w:pPr>
        <w:spacing w:line="240" w:lineRule="auto"/>
        <w:rPr>
          <w:rFonts w:cs="Arial"/>
        </w:rPr>
      </w:pPr>
      <w:r w:rsidRPr="004B354F">
        <w:rPr>
          <w:rFonts w:cs="Arial"/>
          <w:b/>
          <w:bCs/>
        </w:rPr>
        <w:t xml:space="preserve">Figure 2. </w:t>
      </w:r>
      <w:r w:rsidRPr="00BB0F87">
        <w:rPr>
          <w:rFonts w:cs="Arial"/>
          <w:b/>
          <w:bCs/>
        </w:rPr>
        <w:t>Validation of hit compounds</w:t>
      </w:r>
      <w:r w:rsidR="00BB0F87" w:rsidRPr="00BB0F87">
        <w:rPr>
          <w:rFonts w:cs="Arial"/>
          <w:b/>
          <w:bCs/>
        </w:rPr>
        <w:t xml:space="preserve"> from high throughput screens</w:t>
      </w:r>
      <w:r w:rsidRPr="00BB0F87">
        <w:rPr>
          <w:rFonts w:cs="Arial"/>
          <w:b/>
          <w:bCs/>
        </w:rPr>
        <w:t>.</w:t>
      </w:r>
      <w:r w:rsidRPr="004B354F">
        <w:rPr>
          <w:rFonts w:cs="Arial"/>
        </w:rPr>
        <w:t xml:space="preserve"> (A) </w:t>
      </w:r>
      <w:r w:rsidR="0051523A" w:rsidRPr="004B354F">
        <w:rPr>
          <w:rFonts w:cs="Arial"/>
        </w:rPr>
        <w:t xml:space="preserve">Dose-dependent effect of </w:t>
      </w:r>
      <w:r w:rsidR="005609A0" w:rsidRPr="004B354F">
        <w:rPr>
          <w:rFonts w:cs="Arial"/>
        </w:rPr>
        <w:t xml:space="preserve">selected </w:t>
      </w:r>
      <w:r w:rsidR="0051523A" w:rsidRPr="004B354F">
        <w:rPr>
          <w:rFonts w:cs="Arial"/>
        </w:rPr>
        <w:t xml:space="preserve">hit compounds on </w:t>
      </w:r>
      <w:proofErr w:type="spellStart"/>
      <w:r w:rsidR="0051523A" w:rsidRPr="004B354F">
        <w:rPr>
          <w:rFonts w:cs="Arial"/>
        </w:rPr>
        <w:t>cTnC-cTnI</w:t>
      </w:r>
      <w:r w:rsidR="0051523A" w:rsidRPr="004B354F">
        <w:rPr>
          <w:rFonts w:cs="Arial"/>
          <w:vertAlign w:val="subscript"/>
        </w:rPr>
        <w:t>SP</w:t>
      </w:r>
      <w:proofErr w:type="spellEnd"/>
      <w:r w:rsidR="0051523A" w:rsidRPr="004B354F">
        <w:rPr>
          <w:rFonts w:cs="Arial"/>
          <w:vertAlign w:val="subscript"/>
        </w:rPr>
        <w:t xml:space="preserve"> </w:t>
      </w:r>
      <w:r w:rsidR="0051523A" w:rsidRPr="004B354F">
        <w:rPr>
          <w:rFonts w:cs="Arial"/>
        </w:rPr>
        <w:t>interaction</w:t>
      </w:r>
      <w:r w:rsidR="00CE3CA9" w:rsidRPr="004B354F">
        <w:rPr>
          <w:rFonts w:cs="Arial"/>
        </w:rPr>
        <w:t>s</w:t>
      </w:r>
      <w:r w:rsidR="0051523A" w:rsidRPr="004B354F">
        <w:rPr>
          <w:rFonts w:cs="Arial"/>
        </w:rPr>
        <w:t xml:space="preserve"> monitored by fluorescence polarization. (B)</w:t>
      </w:r>
      <w:r w:rsidR="00CE3CA9" w:rsidRPr="004B354F">
        <w:rPr>
          <w:rFonts w:cs="Arial"/>
        </w:rPr>
        <w:t xml:space="preserve"> </w:t>
      </w:r>
      <w:r w:rsidR="00DB76D5" w:rsidRPr="004B354F">
        <w:rPr>
          <w:rFonts w:cs="Arial"/>
        </w:rPr>
        <w:t xml:space="preserve">Dose-dependent effect of hit compounds from the </w:t>
      </w:r>
      <w:proofErr w:type="spellStart"/>
      <w:r w:rsidR="00DB76D5" w:rsidRPr="004B354F">
        <w:rPr>
          <w:rFonts w:cs="Arial"/>
        </w:rPr>
        <w:t>cTnC-cTnI</w:t>
      </w:r>
      <w:r w:rsidR="00DB76D5" w:rsidRPr="004B354F">
        <w:rPr>
          <w:rFonts w:cs="Arial"/>
          <w:vertAlign w:val="subscript"/>
        </w:rPr>
        <w:t>SP</w:t>
      </w:r>
      <w:proofErr w:type="spellEnd"/>
      <w:r w:rsidR="00DB76D5" w:rsidRPr="004B354F">
        <w:rPr>
          <w:rFonts w:cs="Arial"/>
        </w:rPr>
        <w:t xml:space="preserve"> HTS</w:t>
      </w:r>
      <w:r w:rsidR="0051523A" w:rsidRPr="004B354F">
        <w:rPr>
          <w:rFonts w:cs="Arial"/>
        </w:rPr>
        <w:t xml:space="preserve"> </w:t>
      </w:r>
      <w:r w:rsidR="00DB76D5" w:rsidRPr="004B354F">
        <w:rPr>
          <w:rFonts w:cs="Arial"/>
        </w:rPr>
        <w:t xml:space="preserve">on the ATPase activity of isolated bovine myofibrils </w:t>
      </w:r>
      <w:r w:rsidR="005609A0" w:rsidRPr="004B354F">
        <w:rPr>
          <w:rFonts w:cs="Arial"/>
        </w:rPr>
        <w:t>at submaximal calcium activation</w:t>
      </w:r>
      <w:r w:rsidR="00BD7DC4" w:rsidRPr="004B354F">
        <w:rPr>
          <w:rFonts w:cs="Arial"/>
        </w:rPr>
        <w:t xml:space="preserve"> (~30% of maximum activation)</w:t>
      </w:r>
      <w:r w:rsidR="005609A0" w:rsidRPr="004B354F">
        <w:rPr>
          <w:rFonts w:cs="Arial"/>
        </w:rPr>
        <w:t xml:space="preserve">. (C) Dose-response curves for selected hit compounds from the </w:t>
      </w:r>
      <w:proofErr w:type="spellStart"/>
      <w:r w:rsidR="005609A0" w:rsidRPr="004B354F">
        <w:rPr>
          <w:rFonts w:cs="Arial"/>
        </w:rPr>
        <w:t>cTnC-cTnI</w:t>
      </w:r>
      <w:r w:rsidR="005609A0" w:rsidRPr="004B354F">
        <w:rPr>
          <w:rFonts w:cs="Arial"/>
          <w:vertAlign w:val="subscript"/>
        </w:rPr>
        <w:t>AR</w:t>
      </w:r>
      <w:proofErr w:type="spellEnd"/>
      <w:r w:rsidR="005609A0" w:rsidRPr="004B354F">
        <w:rPr>
          <w:rFonts w:cs="Arial"/>
        </w:rPr>
        <w:t xml:space="preserve"> HTS. (D) Dose-dependent effect of hit compounds from the </w:t>
      </w:r>
      <w:proofErr w:type="spellStart"/>
      <w:r w:rsidR="005609A0" w:rsidRPr="004B354F">
        <w:rPr>
          <w:rFonts w:cs="Arial"/>
        </w:rPr>
        <w:t>cTnC-cTnI</w:t>
      </w:r>
      <w:r w:rsidR="005609A0" w:rsidRPr="004B354F">
        <w:rPr>
          <w:rFonts w:cs="Arial"/>
          <w:vertAlign w:val="subscript"/>
        </w:rPr>
        <w:t>AR</w:t>
      </w:r>
      <w:proofErr w:type="spellEnd"/>
      <w:r w:rsidR="005609A0" w:rsidRPr="004B354F">
        <w:rPr>
          <w:rFonts w:cs="Arial"/>
        </w:rPr>
        <w:t xml:space="preserve"> HTS on the ATPase activity of isolated bovine myofibrils at submaximal calcium activation</w:t>
      </w:r>
      <w:r w:rsidR="00BD7DC4" w:rsidRPr="004B354F">
        <w:rPr>
          <w:rFonts w:cs="Arial"/>
        </w:rPr>
        <w:t xml:space="preserve"> (~70% of maximal activation).</w:t>
      </w:r>
      <w:r w:rsidR="00FF32A5">
        <w:rPr>
          <w:rFonts w:cs="Arial"/>
        </w:rPr>
        <w:t xml:space="preserve"> (E)</w:t>
      </w:r>
      <w:r w:rsidR="00D478EF">
        <w:rPr>
          <w:rFonts w:cs="Arial"/>
        </w:rPr>
        <w:t xml:space="preserve"> Chemical structures of NS5806, </w:t>
      </w:r>
      <w:proofErr w:type="spellStart"/>
      <w:r w:rsidR="00D478EF">
        <w:rPr>
          <w:rFonts w:cs="Arial"/>
        </w:rPr>
        <w:t>Furamidine</w:t>
      </w:r>
      <w:proofErr w:type="spellEnd"/>
      <w:r w:rsidR="00D478EF">
        <w:rPr>
          <w:rFonts w:cs="Arial"/>
        </w:rPr>
        <w:t xml:space="preserve"> and </w:t>
      </w:r>
      <w:proofErr w:type="spellStart"/>
      <w:r w:rsidR="00D478EF">
        <w:rPr>
          <w:rFonts w:cs="Arial"/>
        </w:rPr>
        <w:t>Claramine</w:t>
      </w:r>
      <w:proofErr w:type="spellEnd"/>
      <w:r w:rsidR="00D478EF">
        <w:rPr>
          <w:rFonts w:cs="Arial"/>
        </w:rPr>
        <w:t>.</w:t>
      </w:r>
      <w:r w:rsidR="000D15E5" w:rsidRPr="004B354F">
        <w:rPr>
          <w:rFonts w:cs="Arial"/>
        </w:rPr>
        <w:t xml:space="preserve"> Means </w:t>
      </w:r>
      <w:r w:rsidR="005F0BC4" w:rsidRPr="004B354F">
        <w:rPr>
          <w:rFonts w:cs="Arial"/>
        </w:rPr>
        <w:t xml:space="preserve">± </w:t>
      </w:r>
      <w:r w:rsidR="000D15E5" w:rsidRPr="004B354F">
        <w:rPr>
          <w:rFonts w:cs="Arial"/>
        </w:rPr>
        <w:t>SEM, n=</w:t>
      </w:r>
      <w:r w:rsidR="005F0BC4" w:rsidRPr="004B354F">
        <w:rPr>
          <w:rFonts w:cs="Arial"/>
        </w:rPr>
        <w:t>3-7.</w:t>
      </w:r>
      <w:r w:rsidR="00AB6385">
        <w:rPr>
          <w:rFonts w:cs="Arial"/>
        </w:rPr>
        <w:t xml:space="preserve"> Statistical significance of values vs </w:t>
      </w:r>
      <w:r w:rsidR="00C000BF">
        <w:rPr>
          <w:rFonts w:cs="Arial"/>
        </w:rPr>
        <w:t xml:space="preserve">control </w:t>
      </w:r>
      <w:proofErr w:type="gramStart"/>
      <w:r w:rsidR="00C000BF">
        <w:rPr>
          <w:rFonts w:cs="Arial"/>
        </w:rPr>
        <w:t>were</w:t>
      </w:r>
      <w:proofErr w:type="gramEnd"/>
      <w:r w:rsidR="00C000BF">
        <w:rPr>
          <w:rFonts w:cs="Arial"/>
        </w:rPr>
        <w:t xml:space="preserve"> assessed with a one-way ANOVA followed by Tukey’s mu</w:t>
      </w:r>
      <w:r w:rsidR="00BB52AD">
        <w:rPr>
          <w:rFonts w:cs="Arial"/>
        </w:rPr>
        <w:t>ltiple comparison test: *p&lt;0.05, **p&lt;0.01, ***p&lt;0.001.</w:t>
      </w:r>
    </w:p>
    <w:p w14:paraId="65A0D86C" w14:textId="77777777" w:rsidR="000D15E5" w:rsidRDefault="000D15E5" w:rsidP="00AB4A9C">
      <w:pPr>
        <w:spacing w:line="240" w:lineRule="auto"/>
        <w:rPr>
          <w:rFonts w:cs="Arial"/>
          <w:sz w:val="20"/>
          <w:szCs w:val="20"/>
        </w:rPr>
      </w:pPr>
    </w:p>
    <w:p w14:paraId="7B4572EF" w14:textId="77777777" w:rsidR="000D15E5" w:rsidRDefault="000D15E5">
      <w:pPr>
        <w:spacing w:after="160" w:line="259" w:lineRule="auto"/>
        <w:jc w:val="left"/>
        <w:rPr>
          <w:rFonts w:cs="Arial"/>
          <w:sz w:val="20"/>
          <w:szCs w:val="20"/>
        </w:rPr>
      </w:pPr>
      <w:r>
        <w:rPr>
          <w:rFonts w:cs="Arial"/>
          <w:sz w:val="20"/>
          <w:szCs w:val="20"/>
        </w:rPr>
        <w:br w:type="page"/>
      </w:r>
    </w:p>
    <w:p w14:paraId="655174A1" w14:textId="639D8540" w:rsidR="00AB4A9C" w:rsidRDefault="00BB04DA" w:rsidP="00F3367D">
      <w:pPr>
        <w:spacing w:line="240" w:lineRule="auto"/>
        <w:jc w:val="center"/>
        <w:rPr>
          <w:rFonts w:cs="Arial"/>
          <w:sz w:val="20"/>
          <w:szCs w:val="20"/>
        </w:rPr>
      </w:pPr>
      <w:r>
        <w:rPr>
          <w:rFonts w:cs="Arial"/>
          <w:noProof/>
          <w:sz w:val="20"/>
          <w:szCs w:val="20"/>
        </w:rPr>
        <w:lastRenderedPageBreak/>
        <w:drawing>
          <wp:inline distT="0" distB="0" distL="0" distR="0" wp14:anchorId="4F35FE25" wp14:editId="5F43372F">
            <wp:extent cx="5652687" cy="3695410"/>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0386" cy="3713518"/>
                    </a:xfrm>
                    <a:prstGeom prst="rect">
                      <a:avLst/>
                    </a:prstGeom>
                    <a:noFill/>
                  </pic:spPr>
                </pic:pic>
              </a:graphicData>
            </a:graphic>
          </wp:inline>
        </w:drawing>
      </w:r>
    </w:p>
    <w:p w14:paraId="70D1B2D8" w14:textId="77777777" w:rsidR="0025506B" w:rsidRPr="00BB0F87" w:rsidRDefault="0025506B" w:rsidP="00AB4A9C">
      <w:pPr>
        <w:spacing w:line="240" w:lineRule="auto"/>
        <w:rPr>
          <w:rFonts w:cs="Arial"/>
          <w:b/>
          <w:bCs/>
          <w:sz w:val="20"/>
          <w:szCs w:val="20"/>
        </w:rPr>
      </w:pPr>
    </w:p>
    <w:p w14:paraId="05CCC925" w14:textId="22C15DCC" w:rsidR="00DE42B6" w:rsidRPr="00DD4E67" w:rsidRDefault="00DE42B6" w:rsidP="00AB4A9C">
      <w:pPr>
        <w:spacing w:line="240" w:lineRule="auto"/>
        <w:rPr>
          <w:rFonts w:cs="Arial"/>
        </w:rPr>
      </w:pPr>
      <w:r w:rsidRPr="00BB0F87">
        <w:rPr>
          <w:rFonts w:cs="Arial"/>
          <w:b/>
          <w:bCs/>
        </w:rPr>
        <w:t xml:space="preserve">Figure 3. </w:t>
      </w:r>
      <w:r w:rsidR="00BB0F87" w:rsidRPr="00BB0F87">
        <w:rPr>
          <w:rFonts w:cs="Arial"/>
          <w:b/>
          <w:bCs/>
        </w:rPr>
        <w:t>Biophysical c</w:t>
      </w:r>
      <w:r w:rsidRPr="00BB0F87">
        <w:rPr>
          <w:rFonts w:cs="Arial"/>
          <w:b/>
          <w:bCs/>
        </w:rPr>
        <w:t xml:space="preserve">haracterization of </w:t>
      </w:r>
      <w:r w:rsidR="0025506B" w:rsidRPr="00BB0F87">
        <w:rPr>
          <w:rFonts w:cs="Arial"/>
          <w:b/>
          <w:bCs/>
        </w:rPr>
        <w:t>NS5806</w:t>
      </w:r>
      <w:r w:rsidR="004F3647" w:rsidRPr="00BB0F87">
        <w:rPr>
          <w:rFonts w:cs="Arial"/>
          <w:b/>
          <w:bCs/>
        </w:rPr>
        <w:t>-</w:t>
      </w:r>
      <w:r w:rsidR="00643995" w:rsidRPr="00BB0F87">
        <w:rPr>
          <w:rFonts w:cs="Arial"/>
          <w:b/>
          <w:bCs/>
        </w:rPr>
        <w:t>cTnC</w:t>
      </w:r>
      <w:r w:rsidR="004F3647" w:rsidRPr="00BB0F87">
        <w:rPr>
          <w:rFonts w:cs="Arial"/>
          <w:b/>
          <w:bCs/>
        </w:rPr>
        <w:t xml:space="preserve"> interaction</w:t>
      </w:r>
      <w:r w:rsidR="00F011DD" w:rsidRPr="00BB0F87">
        <w:rPr>
          <w:rFonts w:cs="Arial"/>
          <w:b/>
          <w:bCs/>
        </w:rPr>
        <w:t>.</w:t>
      </w:r>
      <w:r w:rsidR="00F011DD" w:rsidRPr="004B354F">
        <w:rPr>
          <w:rFonts w:cs="Arial"/>
        </w:rPr>
        <w:t xml:space="preserve"> (A) </w:t>
      </w:r>
      <w:r w:rsidR="00F46A40" w:rsidRPr="004B354F">
        <w:rPr>
          <w:rFonts w:cs="Arial"/>
        </w:rPr>
        <w:t>N</w:t>
      </w:r>
      <w:r w:rsidR="004F3647" w:rsidRPr="004B354F">
        <w:rPr>
          <w:rFonts w:cs="Arial"/>
        </w:rPr>
        <w:t>S</w:t>
      </w:r>
      <w:r w:rsidR="00F46A40" w:rsidRPr="004B354F">
        <w:rPr>
          <w:rFonts w:cs="Arial"/>
        </w:rPr>
        <w:t xml:space="preserve">5806 binding to </w:t>
      </w:r>
      <w:r w:rsidR="004F3647" w:rsidRPr="004B354F">
        <w:rPr>
          <w:rFonts w:cs="Arial"/>
        </w:rPr>
        <w:t>Ca</w:t>
      </w:r>
      <w:r w:rsidR="004F3647" w:rsidRPr="004B354F">
        <w:rPr>
          <w:rFonts w:cs="Arial"/>
          <w:vertAlign w:val="superscript"/>
        </w:rPr>
        <w:t>2+</w:t>
      </w:r>
      <w:r w:rsidR="004F3647" w:rsidRPr="004B354F">
        <w:rPr>
          <w:rFonts w:cs="Arial"/>
        </w:rPr>
        <w:t xml:space="preserve">-bound </w:t>
      </w:r>
      <w:proofErr w:type="spellStart"/>
      <w:r w:rsidR="00C8629D" w:rsidRPr="004B354F">
        <w:rPr>
          <w:rFonts w:cs="Arial"/>
        </w:rPr>
        <w:t>NcTnC</w:t>
      </w:r>
      <w:proofErr w:type="spellEnd"/>
      <w:r w:rsidR="004F3647" w:rsidRPr="004B354F">
        <w:rPr>
          <w:rFonts w:cs="Arial"/>
        </w:rPr>
        <w:t xml:space="preserve"> </w:t>
      </w:r>
      <w:r w:rsidR="00C8629D" w:rsidRPr="004B354F">
        <w:rPr>
          <w:rFonts w:cs="Arial"/>
        </w:rPr>
        <w:t>(left), Ca</w:t>
      </w:r>
      <w:r w:rsidR="00C8629D" w:rsidRPr="004B354F">
        <w:rPr>
          <w:rFonts w:cs="Arial"/>
          <w:vertAlign w:val="superscript"/>
        </w:rPr>
        <w:t>2+</w:t>
      </w:r>
      <w:r w:rsidR="00C8629D" w:rsidRPr="004B354F">
        <w:rPr>
          <w:rFonts w:cs="Arial"/>
        </w:rPr>
        <w:t xml:space="preserve">-free </w:t>
      </w:r>
      <w:proofErr w:type="spellStart"/>
      <w:r w:rsidR="00C8629D" w:rsidRPr="004B354F">
        <w:rPr>
          <w:rFonts w:cs="Arial"/>
        </w:rPr>
        <w:t>cChimera</w:t>
      </w:r>
      <w:proofErr w:type="spellEnd"/>
      <w:r w:rsidR="00C8629D" w:rsidRPr="004B354F">
        <w:rPr>
          <w:rFonts w:cs="Arial"/>
        </w:rPr>
        <w:t xml:space="preserve"> (middle) and </w:t>
      </w:r>
      <w:r w:rsidR="00886D64" w:rsidRPr="004B354F">
        <w:rPr>
          <w:rFonts w:cs="Arial"/>
        </w:rPr>
        <w:t>Ca</w:t>
      </w:r>
      <w:r w:rsidR="00886D64" w:rsidRPr="004B354F">
        <w:rPr>
          <w:rFonts w:cs="Arial"/>
          <w:vertAlign w:val="superscript"/>
        </w:rPr>
        <w:t>2+</w:t>
      </w:r>
      <w:r w:rsidR="00886D64" w:rsidRPr="004B354F">
        <w:rPr>
          <w:rFonts w:cs="Arial"/>
        </w:rPr>
        <w:t xml:space="preserve">-bound </w:t>
      </w:r>
      <w:proofErr w:type="spellStart"/>
      <w:r w:rsidR="00886D64" w:rsidRPr="004B354F">
        <w:rPr>
          <w:rFonts w:cs="Arial"/>
        </w:rPr>
        <w:t>cChimera</w:t>
      </w:r>
      <w:proofErr w:type="spellEnd"/>
      <w:r w:rsidR="00886D64" w:rsidRPr="004B354F">
        <w:rPr>
          <w:rFonts w:cs="Arial"/>
        </w:rPr>
        <w:t xml:space="preserve"> monitored by isothermal </w:t>
      </w:r>
      <w:r w:rsidR="00886D64" w:rsidRPr="00DD4E67">
        <w:rPr>
          <w:rFonts w:cs="Arial"/>
        </w:rPr>
        <w:t>titration calorimetry (ITC). (</w:t>
      </w:r>
      <w:r w:rsidR="00591C66" w:rsidRPr="00DD4E67">
        <w:rPr>
          <w:rFonts w:cs="Arial"/>
        </w:rPr>
        <w:t>B) Top: Part of 2D-</w:t>
      </w:r>
      <w:r w:rsidR="00591C66" w:rsidRPr="00DD4E67">
        <w:rPr>
          <w:rFonts w:cs="Arial"/>
          <w:vertAlign w:val="superscript"/>
        </w:rPr>
        <w:t>1</w:t>
      </w:r>
      <w:r w:rsidR="00591C66" w:rsidRPr="00DD4E67">
        <w:rPr>
          <w:rFonts w:cs="Arial"/>
        </w:rPr>
        <w:t>H-</w:t>
      </w:r>
      <w:r w:rsidR="00591C66" w:rsidRPr="00DD4E67">
        <w:rPr>
          <w:rFonts w:cs="Arial"/>
          <w:vertAlign w:val="superscript"/>
        </w:rPr>
        <w:t>15</w:t>
      </w:r>
      <w:r w:rsidR="00591C66" w:rsidRPr="00DD4E67">
        <w:rPr>
          <w:rFonts w:cs="Arial"/>
        </w:rPr>
        <w:t xml:space="preserve">N HSQC spectrum of </w:t>
      </w:r>
      <w:proofErr w:type="spellStart"/>
      <w:r w:rsidR="00591C66" w:rsidRPr="00DD4E67">
        <w:rPr>
          <w:rFonts w:cs="Arial"/>
        </w:rPr>
        <w:t>cTnC</w:t>
      </w:r>
      <w:proofErr w:type="spellEnd"/>
      <w:r w:rsidR="00591C66" w:rsidRPr="00DD4E67">
        <w:rPr>
          <w:rFonts w:cs="Arial"/>
        </w:rPr>
        <w:t xml:space="preserve"> in the absence (blue) and in the presence (purple) of NS5806</w:t>
      </w:r>
      <w:r w:rsidR="00C83ED7" w:rsidRPr="00DD4E67">
        <w:rPr>
          <w:rFonts w:cs="Arial"/>
        </w:rPr>
        <w:t xml:space="preserve"> at roughly 1:1 stoichiometry</w:t>
      </w:r>
      <w:r w:rsidR="00591C66" w:rsidRPr="00DD4E67">
        <w:rPr>
          <w:rFonts w:cs="Arial"/>
        </w:rPr>
        <w:t>. M</w:t>
      </w:r>
      <w:r w:rsidR="00C83ED7" w:rsidRPr="00DD4E67">
        <w:rPr>
          <w:rFonts w:cs="Arial"/>
        </w:rPr>
        <w:t>i</w:t>
      </w:r>
      <w:r w:rsidR="00591C66" w:rsidRPr="00DD4E67">
        <w:rPr>
          <w:rFonts w:cs="Arial"/>
        </w:rPr>
        <w:t>ddle: Plot of chemical shift perturbations (</w:t>
      </w:r>
      <w:r w:rsidR="00591C66" w:rsidRPr="00DD4E67">
        <w:rPr>
          <w:rFonts w:ascii="Symbol" w:hAnsi="Symbol" w:cs="Arial"/>
        </w:rPr>
        <w:t>Dd</w:t>
      </w:r>
      <w:r w:rsidR="00591C66" w:rsidRPr="00DD4E67">
        <w:rPr>
          <w:rFonts w:cs="Arial"/>
        </w:rPr>
        <w:t xml:space="preserve">) of </w:t>
      </w:r>
      <w:proofErr w:type="spellStart"/>
      <w:r w:rsidR="00591C66" w:rsidRPr="00DD4E67">
        <w:rPr>
          <w:rFonts w:cs="Arial"/>
        </w:rPr>
        <w:t>cTnC</w:t>
      </w:r>
      <w:proofErr w:type="spellEnd"/>
      <w:r w:rsidR="00591C66" w:rsidRPr="00DD4E67">
        <w:rPr>
          <w:rFonts w:cs="Arial"/>
        </w:rPr>
        <w:t xml:space="preserve"> </w:t>
      </w:r>
      <w:r w:rsidR="00523189" w:rsidRPr="00DD4E67">
        <w:rPr>
          <w:rFonts w:cs="Arial"/>
        </w:rPr>
        <w:t>plotted against the ami</w:t>
      </w:r>
      <w:r w:rsidR="00DD4E67" w:rsidRPr="00DD4E67">
        <w:rPr>
          <w:rFonts w:cs="Arial"/>
        </w:rPr>
        <w:t>n</w:t>
      </w:r>
      <w:r w:rsidR="00523189" w:rsidRPr="00DD4E67">
        <w:rPr>
          <w:rFonts w:cs="Arial"/>
        </w:rPr>
        <w:t xml:space="preserve">o acid sequence </w:t>
      </w:r>
      <w:r w:rsidR="00591C66" w:rsidRPr="00DD4E67">
        <w:rPr>
          <w:rFonts w:cs="Arial"/>
        </w:rPr>
        <w:t xml:space="preserve">after addition of NS5806. </w:t>
      </w:r>
      <w:r w:rsidR="00DD4E67" w:rsidRPr="00DD4E67">
        <w:rPr>
          <w:rFonts w:cs="Arial"/>
        </w:rPr>
        <w:t xml:space="preserve">Thresholds for different multiples of the standard deviation (SD) are shown in red. </w:t>
      </w:r>
      <w:r w:rsidR="00591C66" w:rsidRPr="00DD4E67">
        <w:rPr>
          <w:rFonts w:cs="Arial"/>
        </w:rPr>
        <w:t xml:space="preserve">Bottom: Chemical shift perturbations mapped onto </w:t>
      </w:r>
      <w:proofErr w:type="spellStart"/>
      <w:r w:rsidR="00591C66" w:rsidRPr="00DD4E67">
        <w:rPr>
          <w:rFonts w:cs="Arial"/>
        </w:rPr>
        <w:t>cTnC</w:t>
      </w:r>
      <w:proofErr w:type="spellEnd"/>
      <w:r w:rsidR="00591C66" w:rsidRPr="00DD4E67">
        <w:rPr>
          <w:rFonts w:cs="Arial"/>
        </w:rPr>
        <w:t xml:space="preserve"> structure</w:t>
      </w:r>
      <w:r w:rsidR="003E76C8" w:rsidRPr="00DD4E67">
        <w:rPr>
          <w:rFonts w:cs="Arial"/>
        </w:rPr>
        <w:t>.</w:t>
      </w:r>
      <w:r w:rsidR="00BF6C34">
        <w:rPr>
          <w:rFonts w:cs="Arial"/>
        </w:rPr>
        <w:t xml:space="preserve"> Ile36 and Val72 are labelled accordingly.</w:t>
      </w:r>
      <w:r w:rsidR="003E76C8" w:rsidRPr="00DD4E67">
        <w:rPr>
          <w:rFonts w:cs="Arial"/>
        </w:rPr>
        <w:t xml:space="preserve"> </w:t>
      </w:r>
      <w:r w:rsidR="00056BC9" w:rsidRPr="00DD4E67">
        <w:rPr>
          <w:rFonts w:cs="Arial"/>
        </w:rPr>
        <w:t>(</w:t>
      </w:r>
      <w:r w:rsidR="00591C66" w:rsidRPr="00DD4E67">
        <w:rPr>
          <w:rFonts w:cs="Arial"/>
        </w:rPr>
        <w:t>C</w:t>
      </w:r>
      <w:r w:rsidR="00056BC9" w:rsidRPr="00DD4E67">
        <w:rPr>
          <w:rFonts w:cs="Arial"/>
        </w:rPr>
        <w:t>) ITC binding isotherm for Ca</w:t>
      </w:r>
      <w:r w:rsidR="00056BC9" w:rsidRPr="00DD4E67">
        <w:rPr>
          <w:rFonts w:cs="Arial"/>
          <w:vertAlign w:val="superscript"/>
        </w:rPr>
        <w:t>2+</w:t>
      </w:r>
      <w:r w:rsidR="00056BC9" w:rsidRPr="00DD4E67">
        <w:rPr>
          <w:rFonts w:cs="Arial"/>
        </w:rPr>
        <w:t xml:space="preserve"> titrated into </w:t>
      </w:r>
      <w:proofErr w:type="spellStart"/>
      <w:r w:rsidR="00056BC9" w:rsidRPr="00DD4E67">
        <w:rPr>
          <w:rFonts w:cs="Arial"/>
        </w:rPr>
        <w:t>cChimera</w:t>
      </w:r>
      <w:proofErr w:type="spellEnd"/>
      <w:r w:rsidR="00056BC9" w:rsidRPr="00DD4E67">
        <w:rPr>
          <w:rFonts w:cs="Arial"/>
        </w:rPr>
        <w:t xml:space="preserve"> </w:t>
      </w:r>
      <w:r w:rsidR="00AD0B06" w:rsidRPr="00DD4E67">
        <w:rPr>
          <w:rFonts w:cs="Arial"/>
        </w:rPr>
        <w:t>in the absence (left) and in the presence (right) of NS5806</w:t>
      </w:r>
      <w:r w:rsidR="00B54362" w:rsidRPr="00DD4E67">
        <w:rPr>
          <w:rFonts w:cs="Arial"/>
        </w:rPr>
        <w:t>.</w:t>
      </w:r>
      <w:r w:rsidR="000A5F69" w:rsidRPr="00DD4E67">
        <w:rPr>
          <w:rFonts w:cs="Arial"/>
        </w:rPr>
        <w:t xml:space="preserve"> Means ± SEM, n=</w:t>
      </w:r>
      <w:r w:rsidR="007E0538" w:rsidRPr="00DD4E67">
        <w:rPr>
          <w:rFonts w:cs="Arial"/>
        </w:rPr>
        <w:t>4</w:t>
      </w:r>
      <w:r w:rsidR="008C1464">
        <w:rPr>
          <w:rFonts w:cs="Arial"/>
        </w:rPr>
        <w:t>-5</w:t>
      </w:r>
      <w:r w:rsidR="000A5F69" w:rsidRPr="00DD4E67">
        <w:rPr>
          <w:rFonts w:cs="Arial"/>
        </w:rPr>
        <w:t>.</w:t>
      </w:r>
      <w:r w:rsidR="007E0538" w:rsidRPr="00DD4E67">
        <w:rPr>
          <w:rFonts w:cs="Arial"/>
        </w:rPr>
        <w:t xml:space="preserve"> Statistical significance between control and drug treatment was assessed with </w:t>
      </w:r>
      <w:r w:rsidR="00170412" w:rsidRPr="00DD4E67">
        <w:rPr>
          <w:rFonts w:cs="Arial"/>
        </w:rPr>
        <w:t>an unpaired two-tailed student’s t-test: ns – not significant.</w:t>
      </w:r>
    </w:p>
    <w:p w14:paraId="64755DD0" w14:textId="059CF358" w:rsidR="000A5F69" w:rsidRPr="004B354F" w:rsidRDefault="000A5F69">
      <w:pPr>
        <w:spacing w:after="160" w:line="259" w:lineRule="auto"/>
        <w:jc w:val="left"/>
        <w:rPr>
          <w:rFonts w:cs="Arial"/>
          <w:sz w:val="24"/>
          <w:szCs w:val="24"/>
        </w:rPr>
      </w:pPr>
      <w:r w:rsidRPr="004B354F">
        <w:rPr>
          <w:rFonts w:cs="Arial"/>
          <w:sz w:val="24"/>
          <w:szCs w:val="24"/>
        </w:rPr>
        <w:br w:type="page"/>
      </w:r>
    </w:p>
    <w:p w14:paraId="71303754" w14:textId="548C0D4D" w:rsidR="000A5F69" w:rsidRDefault="000A5F69" w:rsidP="00AB4A9C">
      <w:pPr>
        <w:spacing w:line="240" w:lineRule="auto"/>
        <w:rPr>
          <w:rFonts w:cs="Arial"/>
        </w:rPr>
      </w:pPr>
    </w:p>
    <w:p w14:paraId="0C541BBE" w14:textId="5848E2B2" w:rsidR="00EA2FAA" w:rsidRDefault="00EA2FAA" w:rsidP="0056085A">
      <w:pPr>
        <w:spacing w:line="240" w:lineRule="auto"/>
        <w:jc w:val="center"/>
        <w:rPr>
          <w:rFonts w:cs="Arial"/>
        </w:rPr>
      </w:pPr>
    </w:p>
    <w:p w14:paraId="2F0D3FDA" w14:textId="3BEE7D18" w:rsidR="00EA2FAA" w:rsidRDefault="006A6EBE" w:rsidP="00EA2FAA">
      <w:pPr>
        <w:spacing w:line="240" w:lineRule="auto"/>
        <w:rPr>
          <w:rFonts w:cs="Arial"/>
          <w:b/>
          <w:bCs/>
          <w:sz w:val="20"/>
          <w:szCs w:val="20"/>
        </w:rPr>
      </w:pPr>
      <w:r>
        <w:rPr>
          <w:rFonts w:cs="Arial"/>
          <w:b/>
          <w:bCs/>
          <w:noProof/>
          <w:sz w:val="20"/>
          <w:szCs w:val="20"/>
        </w:rPr>
        <w:drawing>
          <wp:inline distT="0" distB="0" distL="0" distR="0" wp14:anchorId="747D3442" wp14:editId="5A46E9B5">
            <wp:extent cx="5639681" cy="532659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48520" cy="5334941"/>
                    </a:xfrm>
                    <a:prstGeom prst="rect">
                      <a:avLst/>
                    </a:prstGeom>
                    <a:noFill/>
                  </pic:spPr>
                </pic:pic>
              </a:graphicData>
            </a:graphic>
          </wp:inline>
        </w:drawing>
      </w:r>
    </w:p>
    <w:p w14:paraId="7596A38D" w14:textId="5D189656" w:rsidR="00EA2FAA" w:rsidRDefault="00EA2FAA" w:rsidP="00EA2FAA">
      <w:pPr>
        <w:spacing w:line="240" w:lineRule="auto"/>
        <w:rPr>
          <w:rFonts w:cs="Arial"/>
        </w:rPr>
      </w:pPr>
      <w:r w:rsidRPr="004B354F">
        <w:rPr>
          <w:rFonts w:cs="Arial"/>
          <w:b/>
          <w:bCs/>
        </w:rPr>
        <w:t xml:space="preserve">Figure </w:t>
      </w:r>
      <w:r w:rsidR="001B78F8">
        <w:rPr>
          <w:rFonts w:cs="Arial"/>
          <w:b/>
          <w:bCs/>
        </w:rPr>
        <w:t>4</w:t>
      </w:r>
      <w:r w:rsidRPr="004B354F">
        <w:rPr>
          <w:rFonts w:cs="Arial"/>
          <w:b/>
          <w:bCs/>
        </w:rPr>
        <w:t xml:space="preserve">. </w:t>
      </w:r>
      <w:r w:rsidR="00BB0F87" w:rsidRPr="00BB0F87">
        <w:rPr>
          <w:rFonts w:cs="Arial"/>
          <w:b/>
          <w:bCs/>
        </w:rPr>
        <w:t>Biophysical c</w:t>
      </w:r>
      <w:r w:rsidRPr="00BB0F87">
        <w:rPr>
          <w:rFonts w:cs="Arial"/>
          <w:b/>
          <w:bCs/>
        </w:rPr>
        <w:t xml:space="preserve">haracterization of </w:t>
      </w:r>
      <w:proofErr w:type="spellStart"/>
      <w:r w:rsidR="0024445A" w:rsidRPr="00BB0F87">
        <w:rPr>
          <w:rFonts w:cs="Arial"/>
          <w:b/>
          <w:bCs/>
        </w:rPr>
        <w:t>Furamidine</w:t>
      </w:r>
      <w:r w:rsidRPr="00BB0F87">
        <w:rPr>
          <w:rFonts w:cs="Arial"/>
          <w:b/>
          <w:bCs/>
        </w:rPr>
        <w:t>-c</w:t>
      </w:r>
      <w:r w:rsidR="00BB0F87" w:rsidRPr="00BB0F87">
        <w:rPr>
          <w:rFonts w:cs="Arial"/>
          <w:b/>
          <w:bCs/>
        </w:rPr>
        <w:t>TnC</w:t>
      </w:r>
      <w:proofErr w:type="spellEnd"/>
      <w:r w:rsidR="00BB0F87" w:rsidRPr="00BB0F87">
        <w:rPr>
          <w:rFonts w:cs="Arial"/>
          <w:b/>
          <w:bCs/>
        </w:rPr>
        <w:t xml:space="preserve"> interaction</w:t>
      </w:r>
      <w:r w:rsidR="0024445A" w:rsidRPr="00BB0F87">
        <w:rPr>
          <w:rFonts w:cs="Arial"/>
          <w:b/>
          <w:bCs/>
        </w:rPr>
        <w:t>.</w:t>
      </w:r>
      <w:r w:rsidR="0024445A" w:rsidRPr="004B354F">
        <w:rPr>
          <w:rFonts w:cs="Arial"/>
        </w:rPr>
        <w:t xml:space="preserve"> (A) ITC for</w:t>
      </w:r>
      <w:r w:rsidR="00BF77E3" w:rsidRPr="004B354F">
        <w:rPr>
          <w:rFonts w:cs="Arial"/>
        </w:rPr>
        <w:t xml:space="preserve"> </w:t>
      </w:r>
      <w:r w:rsidR="00CD40CE">
        <w:rPr>
          <w:rFonts w:cs="Arial"/>
        </w:rPr>
        <w:t xml:space="preserve">titration of </w:t>
      </w:r>
      <w:proofErr w:type="spellStart"/>
      <w:r w:rsidR="00BF77E3" w:rsidRPr="004B354F">
        <w:rPr>
          <w:rFonts w:cs="Arial"/>
        </w:rPr>
        <w:t>Furamidine</w:t>
      </w:r>
      <w:proofErr w:type="spellEnd"/>
      <w:r w:rsidR="00BF77E3" w:rsidRPr="004B354F">
        <w:rPr>
          <w:rFonts w:cs="Arial"/>
        </w:rPr>
        <w:t xml:space="preserve"> </w:t>
      </w:r>
      <w:r w:rsidR="00CD40CE">
        <w:rPr>
          <w:rFonts w:cs="Arial"/>
        </w:rPr>
        <w:t xml:space="preserve">into </w:t>
      </w:r>
      <w:proofErr w:type="spellStart"/>
      <w:r w:rsidR="00BF77E3" w:rsidRPr="004B354F">
        <w:rPr>
          <w:rFonts w:cs="Arial"/>
        </w:rPr>
        <w:t>cTnC</w:t>
      </w:r>
      <w:proofErr w:type="spellEnd"/>
      <w:r w:rsidR="00BF77E3" w:rsidRPr="004B354F">
        <w:rPr>
          <w:rFonts w:cs="Arial"/>
        </w:rPr>
        <w:t xml:space="preserve">. Insert: Measured steady-state dissociation constants. (B) </w:t>
      </w:r>
      <w:r w:rsidR="00CD40CE">
        <w:rPr>
          <w:rFonts w:cs="Arial"/>
        </w:rPr>
        <w:t>ITC t</w:t>
      </w:r>
      <w:r w:rsidR="00BF77E3" w:rsidRPr="004B354F">
        <w:rPr>
          <w:rFonts w:cs="Arial"/>
        </w:rPr>
        <w:t>itration of</w:t>
      </w:r>
      <w:r w:rsidR="008165E5">
        <w:rPr>
          <w:rFonts w:cs="Arial"/>
        </w:rPr>
        <w:t xml:space="preserve"> unmodified</w:t>
      </w:r>
      <w:r w:rsidR="00BF77E3" w:rsidRPr="004B354F">
        <w:rPr>
          <w:rFonts w:cs="Arial"/>
        </w:rPr>
        <w:t xml:space="preserve"> </w:t>
      </w:r>
      <w:proofErr w:type="spellStart"/>
      <w:r w:rsidR="00BF77E3" w:rsidRPr="004B354F">
        <w:rPr>
          <w:rFonts w:cs="Arial"/>
        </w:rPr>
        <w:t>cTnI</w:t>
      </w:r>
      <w:r w:rsidR="00BF77E3" w:rsidRPr="008165E5">
        <w:rPr>
          <w:rFonts w:cs="Arial"/>
          <w:vertAlign w:val="subscript"/>
        </w:rPr>
        <w:t>AR</w:t>
      </w:r>
      <w:proofErr w:type="spellEnd"/>
      <w:r w:rsidR="00BF77E3" w:rsidRPr="004B354F">
        <w:rPr>
          <w:rFonts w:cs="Arial"/>
        </w:rPr>
        <w:t xml:space="preserve"> into </w:t>
      </w:r>
      <w:proofErr w:type="spellStart"/>
      <w:r w:rsidR="00D81BF9" w:rsidRPr="004B354F">
        <w:rPr>
          <w:rFonts w:cs="Arial"/>
        </w:rPr>
        <w:t>cTnC</w:t>
      </w:r>
      <w:proofErr w:type="spellEnd"/>
      <w:r w:rsidR="00D81BF9" w:rsidRPr="004B354F">
        <w:rPr>
          <w:rFonts w:cs="Arial"/>
        </w:rPr>
        <w:t xml:space="preserve"> in the absence (left) and in the presence of </w:t>
      </w:r>
      <w:proofErr w:type="spellStart"/>
      <w:r w:rsidR="00D81BF9" w:rsidRPr="004B354F">
        <w:rPr>
          <w:rFonts w:cs="Arial"/>
        </w:rPr>
        <w:t>Furamidine</w:t>
      </w:r>
      <w:proofErr w:type="spellEnd"/>
      <w:r w:rsidR="00D81BF9" w:rsidRPr="004B354F">
        <w:rPr>
          <w:rFonts w:cs="Arial"/>
        </w:rPr>
        <w:t xml:space="preserve"> (middle). </w:t>
      </w:r>
      <w:r w:rsidR="00D9478A" w:rsidRPr="004B354F">
        <w:rPr>
          <w:rFonts w:cs="Arial"/>
        </w:rPr>
        <w:t>Measured steady-state dissociation constants are shown on the right.</w:t>
      </w:r>
      <w:r w:rsidR="004B354F" w:rsidRPr="004B354F">
        <w:rPr>
          <w:rFonts w:cs="Arial"/>
        </w:rPr>
        <w:t xml:space="preserve"> (C) Top:</w:t>
      </w:r>
      <w:r w:rsidR="004B354F">
        <w:rPr>
          <w:rFonts w:cs="Arial"/>
        </w:rPr>
        <w:t xml:space="preserve"> Part of 2D-</w:t>
      </w:r>
      <w:r w:rsidR="004B354F" w:rsidRPr="004B354F">
        <w:rPr>
          <w:rFonts w:cs="Arial"/>
          <w:vertAlign w:val="superscript"/>
        </w:rPr>
        <w:t>1</w:t>
      </w:r>
      <w:r w:rsidR="004B354F" w:rsidRPr="004B354F">
        <w:rPr>
          <w:rFonts w:cs="Arial"/>
        </w:rPr>
        <w:t>H-</w:t>
      </w:r>
      <w:r w:rsidR="004B354F" w:rsidRPr="004B354F">
        <w:rPr>
          <w:rFonts w:cs="Arial"/>
          <w:vertAlign w:val="superscript"/>
        </w:rPr>
        <w:t>15</w:t>
      </w:r>
      <w:r w:rsidR="004B354F" w:rsidRPr="004B354F">
        <w:rPr>
          <w:rFonts w:cs="Arial"/>
        </w:rPr>
        <w:t>N HSQC</w:t>
      </w:r>
      <w:r w:rsidR="004B354F">
        <w:rPr>
          <w:rFonts w:cs="Arial"/>
        </w:rPr>
        <w:t xml:space="preserve"> spectrum of </w:t>
      </w:r>
      <w:proofErr w:type="spellStart"/>
      <w:r w:rsidR="004B354F">
        <w:rPr>
          <w:rFonts w:cs="Arial"/>
        </w:rPr>
        <w:t>cTnC</w:t>
      </w:r>
      <w:proofErr w:type="spellEnd"/>
      <w:r w:rsidR="004B354F">
        <w:rPr>
          <w:rFonts w:cs="Arial"/>
        </w:rPr>
        <w:t xml:space="preserve"> in the absence (blue) and</w:t>
      </w:r>
      <w:r w:rsidR="008165E5">
        <w:rPr>
          <w:rFonts w:cs="Arial"/>
        </w:rPr>
        <w:t xml:space="preserve"> </w:t>
      </w:r>
      <w:r w:rsidR="004B354F">
        <w:rPr>
          <w:rFonts w:cs="Arial"/>
        </w:rPr>
        <w:t xml:space="preserve">in the presence (purple) of </w:t>
      </w:r>
      <w:proofErr w:type="spellStart"/>
      <w:r w:rsidR="008165E5">
        <w:rPr>
          <w:rFonts w:cs="Arial"/>
        </w:rPr>
        <w:t>Furamidine</w:t>
      </w:r>
      <w:proofErr w:type="spellEnd"/>
      <w:r w:rsidR="008165E5">
        <w:rPr>
          <w:rFonts w:cs="Arial"/>
        </w:rPr>
        <w:t xml:space="preserve">. Bottom: </w:t>
      </w:r>
      <w:r w:rsidR="007E528C">
        <w:rPr>
          <w:rFonts w:cs="Arial"/>
        </w:rPr>
        <w:t>Plot of c</w:t>
      </w:r>
      <w:r w:rsidR="00725F9C">
        <w:rPr>
          <w:rFonts w:cs="Arial"/>
        </w:rPr>
        <w:t>hemical shift perturbations (</w:t>
      </w:r>
      <w:r w:rsidR="00725F9C" w:rsidRPr="00725F9C">
        <w:rPr>
          <w:rFonts w:ascii="Symbol" w:hAnsi="Symbol" w:cs="Arial"/>
        </w:rPr>
        <w:t>Dd</w:t>
      </w:r>
      <w:r w:rsidR="00725F9C">
        <w:rPr>
          <w:rFonts w:cs="Arial"/>
        </w:rPr>
        <w:t>)</w:t>
      </w:r>
      <w:r w:rsidR="003D67D6">
        <w:rPr>
          <w:rFonts w:cs="Arial"/>
        </w:rPr>
        <w:t xml:space="preserve"> </w:t>
      </w:r>
      <w:r w:rsidR="00B47FCD">
        <w:rPr>
          <w:rFonts w:cs="Arial"/>
        </w:rPr>
        <w:t xml:space="preserve">of </w:t>
      </w:r>
      <w:proofErr w:type="spellStart"/>
      <w:r w:rsidR="00B47FCD">
        <w:rPr>
          <w:rFonts w:cs="Arial"/>
        </w:rPr>
        <w:t>cTnC</w:t>
      </w:r>
      <w:proofErr w:type="spellEnd"/>
      <w:r w:rsidR="00B47FCD">
        <w:rPr>
          <w:rFonts w:cs="Arial"/>
        </w:rPr>
        <w:t xml:space="preserve"> </w:t>
      </w:r>
      <w:r w:rsidR="003D67D6">
        <w:rPr>
          <w:rFonts w:cs="Arial"/>
        </w:rPr>
        <w:t xml:space="preserve">after addition of </w:t>
      </w:r>
      <w:r w:rsidR="007E528C">
        <w:rPr>
          <w:rFonts w:cs="Arial"/>
        </w:rPr>
        <w:t xml:space="preserve">excess </w:t>
      </w:r>
      <w:proofErr w:type="spellStart"/>
      <w:r w:rsidR="003D67D6">
        <w:rPr>
          <w:rFonts w:cs="Arial"/>
        </w:rPr>
        <w:t>Furamidine</w:t>
      </w:r>
      <w:proofErr w:type="spellEnd"/>
      <w:r w:rsidR="00B47FCD">
        <w:rPr>
          <w:rFonts w:cs="Arial"/>
        </w:rPr>
        <w:t>.</w:t>
      </w:r>
      <w:r w:rsidR="007E528C">
        <w:rPr>
          <w:rFonts w:cs="Arial"/>
        </w:rPr>
        <w:t xml:space="preserve"> (D) </w:t>
      </w:r>
      <w:r w:rsidR="00A84D49">
        <w:rPr>
          <w:rFonts w:cs="Arial"/>
        </w:rPr>
        <w:t xml:space="preserve">Top: Chemical shift perturbations mapped onto </w:t>
      </w:r>
      <w:proofErr w:type="spellStart"/>
      <w:r w:rsidR="00A84D49">
        <w:rPr>
          <w:rFonts w:cs="Arial"/>
        </w:rPr>
        <w:t>cTnC</w:t>
      </w:r>
      <w:proofErr w:type="spellEnd"/>
      <w:r w:rsidR="00A84D49">
        <w:rPr>
          <w:rFonts w:cs="Arial"/>
        </w:rPr>
        <w:t xml:space="preserve"> structure with the same </w:t>
      </w:r>
      <w:proofErr w:type="spellStart"/>
      <w:r w:rsidR="00A84D49">
        <w:rPr>
          <w:rFonts w:cs="Arial"/>
        </w:rPr>
        <w:t>colour</w:t>
      </w:r>
      <w:proofErr w:type="spellEnd"/>
      <w:r w:rsidR="00A84D49">
        <w:rPr>
          <w:rFonts w:cs="Arial"/>
        </w:rPr>
        <w:t xml:space="preserve"> coding as shown in (C). Bottom: Docking pose for </w:t>
      </w:r>
      <w:proofErr w:type="spellStart"/>
      <w:r w:rsidR="000F31ED">
        <w:rPr>
          <w:rFonts w:cs="Arial"/>
        </w:rPr>
        <w:t>Furamidine</w:t>
      </w:r>
      <w:proofErr w:type="spellEnd"/>
      <w:r w:rsidR="00C441D5">
        <w:rPr>
          <w:rFonts w:cs="Arial"/>
        </w:rPr>
        <w:t xml:space="preserve"> (green)</w:t>
      </w:r>
      <w:r w:rsidR="000F31ED">
        <w:rPr>
          <w:rFonts w:cs="Arial"/>
        </w:rPr>
        <w:t xml:space="preserve"> </w:t>
      </w:r>
      <w:r w:rsidR="00C441D5">
        <w:rPr>
          <w:rFonts w:cs="Arial"/>
        </w:rPr>
        <w:t>binding to</w:t>
      </w:r>
      <w:r w:rsidR="000F31ED">
        <w:rPr>
          <w:rFonts w:cs="Arial"/>
        </w:rPr>
        <w:t xml:space="preserve"> </w:t>
      </w:r>
      <w:proofErr w:type="spellStart"/>
      <w:r w:rsidR="000F31ED">
        <w:rPr>
          <w:rFonts w:cs="Arial"/>
        </w:rPr>
        <w:t>CcTnC</w:t>
      </w:r>
      <w:proofErr w:type="spellEnd"/>
      <w:r w:rsidR="000F31ED">
        <w:rPr>
          <w:rFonts w:cs="Arial"/>
        </w:rPr>
        <w:t xml:space="preserve"> (grey, surface representation) using flexible docking in </w:t>
      </w:r>
      <w:proofErr w:type="spellStart"/>
      <w:r w:rsidR="000F31ED">
        <w:rPr>
          <w:rFonts w:cs="Arial"/>
        </w:rPr>
        <w:t>AutoDock</w:t>
      </w:r>
      <w:proofErr w:type="spellEnd"/>
      <w:r w:rsidR="000F31ED">
        <w:rPr>
          <w:rFonts w:cs="Arial"/>
        </w:rPr>
        <w:t xml:space="preserve"> Vina.</w:t>
      </w:r>
      <w:r w:rsidR="00C441D5">
        <w:rPr>
          <w:rFonts w:cs="Arial"/>
        </w:rPr>
        <w:t xml:space="preserve"> The position of </w:t>
      </w:r>
      <w:proofErr w:type="spellStart"/>
      <w:r w:rsidR="00C441D5">
        <w:rPr>
          <w:rFonts w:cs="Arial"/>
        </w:rPr>
        <w:t>cTnI</w:t>
      </w:r>
      <w:r w:rsidR="00C441D5" w:rsidRPr="00BF1115">
        <w:rPr>
          <w:rFonts w:cs="Arial"/>
          <w:vertAlign w:val="subscript"/>
        </w:rPr>
        <w:t>AR</w:t>
      </w:r>
      <w:proofErr w:type="spellEnd"/>
      <w:r w:rsidR="00C441D5" w:rsidRPr="00BF1115">
        <w:rPr>
          <w:rFonts w:cs="Arial"/>
          <w:vertAlign w:val="subscript"/>
        </w:rPr>
        <w:t xml:space="preserve"> </w:t>
      </w:r>
      <w:r w:rsidR="00C441D5">
        <w:rPr>
          <w:rFonts w:cs="Arial"/>
        </w:rPr>
        <w:t>(cyan)</w:t>
      </w:r>
      <w:r w:rsidR="00BF1115">
        <w:rPr>
          <w:rFonts w:cs="Arial"/>
        </w:rPr>
        <w:t xml:space="preserve"> in the cardiac troponin complex (PDB 1J1D)</w:t>
      </w:r>
      <w:r w:rsidR="00C441D5">
        <w:rPr>
          <w:rFonts w:cs="Arial"/>
        </w:rPr>
        <w:t xml:space="preserve"> was superimposed onto </w:t>
      </w:r>
      <w:r w:rsidR="00BF1115">
        <w:rPr>
          <w:rFonts w:cs="Arial"/>
        </w:rPr>
        <w:t>the structure.</w:t>
      </w:r>
    </w:p>
    <w:p w14:paraId="134D61A3" w14:textId="1AA758E6" w:rsidR="001B78F8" w:rsidRDefault="001B78F8">
      <w:pPr>
        <w:spacing w:after="160" w:line="259" w:lineRule="auto"/>
        <w:jc w:val="left"/>
        <w:rPr>
          <w:rFonts w:cs="Arial"/>
        </w:rPr>
      </w:pPr>
      <w:r>
        <w:rPr>
          <w:rFonts w:cs="Arial"/>
        </w:rPr>
        <w:br w:type="page"/>
      </w:r>
    </w:p>
    <w:p w14:paraId="210A2940" w14:textId="6F29DA1D" w:rsidR="001B78F8" w:rsidRDefault="0004428F" w:rsidP="00EA2FAA">
      <w:pPr>
        <w:spacing w:line="240" w:lineRule="auto"/>
        <w:rPr>
          <w:rFonts w:cs="Arial"/>
          <w:sz w:val="24"/>
          <w:szCs w:val="24"/>
        </w:rPr>
      </w:pPr>
      <w:r>
        <w:rPr>
          <w:rFonts w:cs="Arial"/>
          <w:noProof/>
          <w:sz w:val="24"/>
          <w:szCs w:val="24"/>
        </w:rPr>
        <w:lastRenderedPageBreak/>
        <w:drawing>
          <wp:inline distT="0" distB="0" distL="0" distR="0" wp14:anchorId="26E1EDE5" wp14:editId="048A0583">
            <wp:extent cx="5798340" cy="2326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1191" cy="2339858"/>
                    </a:xfrm>
                    <a:prstGeom prst="rect">
                      <a:avLst/>
                    </a:prstGeom>
                    <a:noFill/>
                  </pic:spPr>
                </pic:pic>
              </a:graphicData>
            </a:graphic>
          </wp:inline>
        </w:drawing>
      </w:r>
    </w:p>
    <w:p w14:paraId="75DD27C7" w14:textId="77777777" w:rsidR="00B963C0" w:rsidRDefault="00B963C0" w:rsidP="00EA2FAA">
      <w:pPr>
        <w:spacing w:line="240" w:lineRule="auto"/>
        <w:rPr>
          <w:rFonts w:cs="Arial"/>
          <w:sz w:val="24"/>
          <w:szCs w:val="24"/>
        </w:rPr>
      </w:pPr>
    </w:p>
    <w:p w14:paraId="03ED3B0A" w14:textId="45810EBF" w:rsidR="001B78F8" w:rsidRDefault="001B78F8" w:rsidP="00EA2FAA">
      <w:pPr>
        <w:spacing w:line="240" w:lineRule="auto"/>
        <w:rPr>
          <w:rFonts w:cs="Arial"/>
        </w:rPr>
      </w:pPr>
      <w:r w:rsidRPr="004B354F">
        <w:rPr>
          <w:rFonts w:cs="Arial"/>
          <w:b/>
          <w:bCs/>
        </w:rPr>
        <w:t xml:space="preserve">Figure </w:t>
      </w:r>
      <w:r w:rsidR="004B0FA9">
        <w:rPr>
          <w:rFonts w:cs="Arial"/>
          <w:b/>
          <w:bCs/>
        </w:rPr>
        <w:t>5</w:t>
      </w:r>
      <w:r w:rsidRPr="004B354F">
        <w:rPr>
          <w:rFonts w:cs="Arial"/>
          <w:b/>
          <w:bCs/>
        </w:rPr>
        <w:t xml:space="preserve">. </w:t>
      </w:r>
      <w:r w:rsidR="00BB0F87">
        <w:rPr>
          <w:rFonts w:cs="Arial"/>
          <w:b/>
          <w:bCs/>
        </w:rPr>
        <w:t xml:space="preserve">Biophysical </w:t>
      </w:r>
      <w:r w:rsidR="00BB0F87" w:rsidRPr="00BB0F87">
        <w:rPr>
          <w:rFonts w:cs="Arial"/>
          <w:b/>
          <w:bCs/>
        </w:rPr>
        <w:t>c</w:t>
      </w:r>
      <w:r w:rsidRPr="00BB0F87">
        <w:rPr>
          <w:rFonts w:cs="Arial"/>
          <w:b/>
          <w:bCs/>
        </w:rPr>
        <w:t xml:space="preserve">haracterization of </w:t>
      </w:r>
      <w:proofErr w:type="spellStart"/>
      <w:r w:rsidRPr="00BB0F87">
        <w:rPr>
          <w:rFonts w:cs="Arial"/>
          <w:b/>
          <w:bCs/>
        </w:rPr>
        <w:t>Claramine-</w:t>
      </w:r>
      <w:r w:rsidR="00BB0F87" w:rsidRPr="00BB0F87">
        <w:rPr>
          <w:rFonts w:cs="Arial"/>
          <w:b/>
          <w:bCs/>
        </w:rPr>
        <w:t>cTnC</w:t>
      </w:r>
      <w:proofErr w:type="spellEnd"/>
      <w:r w:rsidRPr="00BB0F87">
        <w:rPr>
          <w:rFonts w:cs="Arial"/>
          <w:b/>
          <w:bCs/>
        </w:rPr>
        <w:t xml:space="preserve"> interaction. (</w:t>
      </w:r>
      <w:r w:rsidRPr="004B354F">
        <w:rPr>
          <w:rFonts w:cs="Arial"/>
        </w:rPr>
        <w:t xml:space="preserve">A) ITC for </w:t>
      </w:r>
      <w:r>
        <w:rPr>
          <w:rFonts w:cs="Arial"/>
        </w:rPr>
        <w:t xml:space="preserve">titration of </w:t>
      </w:r>
      <w:proofErr w:type="spellStart"/>
      <w:r>
        <w:rPr>
          <w:rFonts w:cs="Arial"/>
        </w:rPr>
        <w:t>Claramine</w:t>
      </w:r>
      <w:proofErr w:type="spellEnd"/>
      <w:r>
        <w:rPr>
          <w:rFonts w:cs="Arial"/>
        </w:rPr>
        <w:t xml:space="preserve"> into </w:t>
      </w:r>
      <w:proofErr w:type="spellStart"/>
      <w:r w:rsidRPr="004B354F">
        <w:rPr>
          <w:rFonts w:cs="Arial"/>
        </w:rPr>
        <w:t>cTnC</w:t>
      </w:r>
      <w:proofErr w:type="spellEnd"/>
      <w:r w:rsidRPr="004B354F">
        <w:rPr>
          <w:rFonts w:cs="Arial"/>
        </w:rPr>
        <w:t xml:space="preserve">. Insert: </w:t>
      </w:r>
      <w:r w:rsidRPr="00930E3F">
        <w:rPr>
          <w:rFonts w:cs="Arial"/>
        </w:rPr>
        <w:t>Measured steady-state dissociation constants.</w:t>
      </w:r>
      <w:r w:rsidRPr="004B354F">
        <w:rPr>
          <w:rFonts w:cs="Arial"/>
        </w:rPr>
        <w:t xml:space="preserve"> (</w:t>
      </w:r>
      <w:r w:rsidR="004B0FA9">
        <w:rPr>
          <w:rFonts w:cs="Arial"/>
        </w:rPr>
        <w:t>B</w:t>
      </w:r>
      <w:r w:rsidRPr="004B354F">
        <w:rPr>
          <w:rFonts w:cs="Arial"/>
        </w:rPr>
        <w:t xml:space="preserve">) </w:t>
      </w:r>
      <w:r w:rsidR="004B0FA9">
        <w:rPr>
          <w:rFonts w:cs="Arial"/>
        </w:rPr>
        <w:t>Left:</w:t>
      </w:r>
      <w:r>
        <w:rPr>
          <w:rFonts w:cs="Arial"/>
        </w:rPr>
        <w:t xml:space="preserve"> Part of 2D-</w:t>
      </w:r>
      <w:r w:rsidRPr="004B354F">
        <w:rPr>
          <w:rFonts w:cs="Arial"/>
          <w:vertAlign w:val="superscript"/>
        </w:rPr>
        <w:t>1</w:t>
      </w:r>
      <w:r w:rsidRPr="004B354F">
        <w:rPr>
          <w:rFonts w:cs="Arial"/>
        </w:rPr>
        <w:t>H-</w:t>
      </w:r>
      <w:r w:rsidRPr="004B354F">
        <w:rPr>
          <w:rFonts w:cs="Arial"/>
          <w:vertAlign w:val="superscript"/>
        </w:rPr>
        <w:t>15</w:t>
      </w:r>
      <w:r w:rsidRPr="004B354F">
        <w:rPr>
          <w:rFonts w:cs="Arial"/>
        </w:rPr>
        <w:t>N HSQC</w:t>
      </w:r>
      <w:r>
        <w:rPr>
          <w:rFonts w:cs="Arial"/>
        </w:rPr>
        <w:t xml:space="preserve"> spectrum of </w:t>
      </w:r>
      <w:proofErr w:type="spellStart"/>
      <w:r>
        <w:rPr>
          <w:rFonts w:cs="Arial"/>
        </w:rPr>
        <w:t>cTnC</w:t>
      </w:r>
      <w:proofErr w:type="spellEnd"/>
      <w:r>
        <w:rPr>
          <w:rFonts w:cs="Arial"/>
        </w:rPr>
        <w:t xml:space="preserve"> in the absence (blue) and in the presence (purple) of </w:t>
      </w:r>
      <w:proofErr w:type="spellStart"/>
      <w:r w:rsidR="004B0FA9">
        <w:rPr>
          <w:rFonts w:cs="Arial"/>
        </w:rPr>
        <w:t>Claramine</w:t>
      </w:r>
      <w:proofErr w:type="spellEnd"/>
      <w:r>
        <w:rPr>
          <w:rFonts w:cs="Arial"/>
        </w:rPr>
        <w:t xml:space="preserve">. </w:t>
      </w:r>
      <w:r w:rsidR="004B0FA9">
        <w:rPr>
          <w:rFonts w:cs="Arial"/>
        </w:rPr>
        <w:t>Right</w:t>
      </w:r>
      <w:r>
        <w:rPr>
          <w:rFonts w:cs="Arial"/>
        </w:rPr>
        <w:t>: Plot of chemical shift perturbations (</w:t>
      </w:r>
      <w:r w:rsidRPr="00725F9C">
        <w:rPr>
          <w:rFonts w:ascii="Symbol" w:hAnsi="Symbol" w:cs="Arial"/>
        </w:rPr>
        <w:t>Dd</w:t>
      </w:r>
      <w:r>
        <w:rPr>
          <w:rFonts w:cs="Arial"/>
        </w:rPr>
        <w:t xml:space="preserve">) of </w:t>
      </w:r>
      <w:proofErr w:type="spellStart"/>
      <w:r>
        <w:rPr>
          <w:rFonts w:cs="Arial"/>
        </w:rPr>
        <w:t>cTnC</w:t>
      </w:r>
      <w:proofErr w:type="spellEnd"/>
      <w:r>
        <w:rPr>
          <w:rFonts w:cs="Arial"/>
        </w:rPr>
        <w:t xml:space="preserve"> after addition of excess </w:t>
      </w:r>
      <w:proofErr w:type="spellStart"/>
      <w:r>
        <w:rPr>
          <w:rFonts w:cs="Arial"/>
        </w:rPr>
        <w:t>Furamidine</w:t>
      </w:r>
      <w:proofErr w:type="spellEnd"/>
      <w:r>
        <w:rPr>
          <w:rFonts w:cs="Arial"/>
        </w:rPr>
        <w:t>.</w:t>
      </w:r>
      <w:r w:rsidR="004C6743">
        <w:rPr>
          <w:rFonts w:cs="Arial"/>
        </w:rPr>
        <w:t xml:space="preserve"> </w:t>
      </w:r>
      <w:r>
        <w:rPr>
          <w:rFonts w:cs="Arial"/>
        </w:rPr>
        <w:t xml:space="preserve">Chemical shift perturbations mapped onto </w:t>
      </w:r>
      <w:proofErr w:type="spellStart"/>
      <w:r>
        <w:rPr>
          <w:rFonts w:cs="Arial"/>
        </w:rPr>
        <w:t>cTnC</w:t>
      </w:r>
      <w:proofErr w:type="spellEnd"/>
      <w:r>
        <w:rPr>
          <w:rFonts w:cs="Arial"/>
        </w:rPr>
        <w:t xml:space="preserve"> structure</w:t>
      </w:r>
      <w:r w:rsidR="004B0FA9">
        <w:rPr>
          <w:rFonts w:cs="Arial"/>
        </w:rPr>
        <w:t>.</w:t>
      </w:r>
      <w:r>
        <w:rPr>
          <w:rFonts w:cs="Arial"/>
        </w:rPr>
        <w:t xml:space="preserve"> </w:t>
      </w:r>
      <w:r w:rsidR="004B0FA9">
        <w:rPr>
          <w:rFonts w:cs="Arial"/>
        </w:rPr>
        <w:t>(C</w:t>
      </w:r>
      <w:r w:rsidR="004B0FA9" w:rsidRPr="004B354F">
        <w:rPr>
          <w:rFonts w:cs="Arial"/>
        </w:rPr>
        <w:t xml:space="preserve">) </w:t>
      </w:r>
      <w:r w:rsidR="004B0FA9">
        <w:rPr>
          <w:rFonts w:cs="Arial"/>
        </w:rPr>
        <w:t>ITC t</w:t>
      </w:r>
      <w:r w:rsidR="004B0FA9" w:rsidRPr="004B354F">
        <w:rPr>
          <w:rFonts w:cs="Arial"/>
        </w:rPr>
        <w:t>itration of</w:t>
      </w:r>
      <w:r w:rsidR="004B0FA9">
        <w:rPr>
          <w:rFonts w:cs="Arial"/>
        </w:rPr>
        <w:t xml:space="preserve"> unmodified</w:t>
      </w:r>
      <w:r w:rsidR="004B0FA9" w:rsidRPr="004B354F">
        <w:rPr>
          <w:rFonts w:cs="Arial"/>
        </w:rPr>
        <w:t xml:space="preserve"> </w:t>
      </w:r>
      <w:proofErr w:type="spellStart"/>
      <w:r w:rsidR="004B0FA9" w:rsidRPr="004B354F">
        <w:rPr>
          <w:rFonts w:cs="Arial"/>
        </w:rPr>
        <w:t>cTnI</w:t>
      </w:r>
      <w:r w:rsidR="004B0FA9" w:rsidRPr="008165E5">
        <w:rPr>
          <w:rFonts w:cs="Arial"/>
          <w:vertAlign w:val="subscript"/>
        </w:rPr>
        <w:t>AR</w:t>
      </w:r>
      <w:proofErr w:type="spellEnd"/>
      <w:r w:rsidR="004B0FA9" w:rsidRPr="004B354F">
        <w:rPr>
          <w:rFonts w:cs="Arial"/>
        </w:rPr>
        <w:t xml:space="preserve"> into </w:t>
      </w:r>
      <w:proofErr w:type="spellStart"/>
      <w:r w:rsidR="004B0FA9" w:rsidRPr="004B354F">
        <w:rPr>
          <w:rFonts w:cs="Arial"/>
        </w:rPr>
        <w:t>cTnC</w:t>
      </w:r>
      <w:proofErr w:type="spellEnd"/>
      <w:r w:rsidR="004B0FA9" w:rsidRPr="004B354F">
        <w:rPr>
          <w:rFonts w:cs="Arial"/>
        </w:rPr>
        <w:t xml:space="preserve"> in the presence of </w:t>
      </w:r>
      <w:proofErr w:type="spellStart"/>
      <w:r w:rsidR="004B0FA9">
        <w:rPr>
          <w:rFonts w:cs="Arial"/>
        </w:rPr>
        <w:t>Claramine</w:t>
      </w:r>
      <w:proofErr w:type="spellEnd"/>
      <w:r w:rsidR="004B0FA9" w:rsidRPr="004B354F">
        <w:rPr>
          <w:rFonts w:cs="Arial"/>
        </w:rPr>
        <w:t xml:space="preserve"> (middle).</w:t>
      </w:r>
      <w:r w:rsidR="004B0FA9">
        <w:rPr>
          <w:rFonts w:cs="Arial"/>
        </w:rPr>
        <w:t xml:space="preserve"> Please note that </w:t>
      </w:r>
      <w:proofErr w:type="spellStart"/>
      <w:r w:rsidR="004B0FA9">
        <w:rPr>
          <w:rFonts w:cs="Arial"/>
        </w:rPr>
        <w:t>Claramine</w:t>
      </w:r>
      <w:proofErr w:type="spellEnd"/>
      <w:r w:rsidR="004B0FA9">
        <w:rPr>
          <w:rFonts w:cs="Arial"/>
        </w:rPr>
        <w:t xml:space="preserve"> had no effect on the </w:t>
      </w:r>
      <w:proofErr w:type="spellStart"/>
      <w:r w:rsidR="004B0FA9">
        <w:rPr>
          <w:rFonts w:cs="Arial"/>
        </w:rPr>
        <w:t>cTnC-cTnI</w:t>
      </w:r>
      <w:r w:rsidR="004B0FA9" w:rsidRPr="004B0FA9">
        <w:rPr>
          <w:rFonts w:cs="Arial"/>
          <w:vertAlign w:val="subscript"/>
        </w:rPr>
        <w:t>AR</w:t>
      </w:r>
      <w:proofErr w:type="spellEnd"/>
      <w:r w:rsidR="004B0FA9">
        <w:rPr>
          <w:rFonts w:cs="Arial"/>
        </w:rPr>
        <w:t xml:space="preserve"> interaction.</w:t>
      </w:r>
    </w:p>
    <w:p w14:paraId="7A0F06C8" w14:textId="2D843253" w:rsidR="004B0FA9" w:rsidRDefault="004B0FA9" w:rsidP="00EA2FAA">
      <w:pPr>
        <w:spacing w:line="240" w:lineRule="auto"/>
        <w:rPr>
          <w:rFonts w:cs="Arial"/>
        </w:rPr>
      </w:pPr>
    </w:p>
    <w:p w14:paraId="438B63CF" w14:textId="5580C4E1" w:rsidR="004B0FA9" w:rsidRDefault="004B0FA9">
      <w:pPr>
        <w:spacing w:after="160" w:line="259" w:lineRule="auto"/>
        <w:jc w:val="left"/>
        <w:rPr>
          <w:rFonts w:cs="Arial"/>
        </w:rPr>
      </w:pPr>
      <w:r>
        <w:rPr>
          <w:rFonts w:cs="Arial"/>
        </w:rPr>
        <w:br w:type="page"/>
      </w:r>
    </w:p>
    <w:p w14:paraId="480DCCEC" w14:textId="7589B6F3" w:rsidR="004B0FA9" w:rsidRDefault="00215C4C" w:rsidP="002F4D79">
      <w:pPr>
        <w:spacing w:line="240" w:lineRule="auto"/>
        <w:jc w:val="center"/>
        <w:rPr>
          <w:rFonts w:cs="Arial"/>
          <w:sz w:val="24"/>
          <w:szCs w:val="24"/>
        </w:rPr>
      </w:pPr>
      <w:r>
        <w:rPr>
          <w:rFonts w:cs="Arial"/>
          <w:noProof/>
          <w:sz w:val="24"/>
          <w:szCs w:val="24"/>
        </w:rPr>
        <w:lastRenderedPageBreak/>
        <w:drawing>
          <wp:inline distT="0" distB="0" distL="0" distR="0" wp14:anchorId="128FA2A7" wp14:editId="6CA3BA02">
            <wp:extent cx="5394960" cy="3813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053"/>
                    <a:stretch/>
                  </pic:blipFill>
                  <pic:spPr bwMode="auto">
                    <a:xfrm>
                      <a:off x="0" y="0"/>
                      <a:ext cx="5415858" cy="3828583"/>
                    </a:xfrm>
                    <a:prstGeom prst="rect">
                      <a:avLst/>
                    </a:prstGeom>
                    <a:noFill/>
                    <a:ln>
                      <a:noFill/>
                    </a:ln>
                    <a:extLst>
                      <a:ext uri="{53640926-AAD7-44D8-BBD7-CCE9431645EC}">
                        <a14:shadowObscured xmlns:a14="http://schemas.microsoft.com/office/drawing/2010/main"/>
                      </a:ext>
                    </a:extLst>
                  </pic:spPr>
                </pic:pic>
              </a:graphicData>
            </a:graphic>
          </wp:inline>
        </w:drawing>
      </w:r>
    </w:p>
    <w:p w14:paraId="6A1126FF" w14:textId="60C3A41D" w:rsidR="00883D09" w:rsidRPr="00BB0F87" w:rsidRDefault="00883D09" w:rsidP="00883D09">
      <w:pPr>
        <w:spacing w:line="240" w:lineRule="auto"/>
        <w:rPr>
          <w:rFonts w:cs="Arial"/>
          <w:b/>
          <w:bCs/>
          <w:sz w:val="24"/>
          <w:szCs w:val="24"/>
        </w:rPr>
      </w:pPr>
    </w:p>
    <w:p w14:paraId="4C7BD00A" w14:textId="37B8FB1F" w:rsidR="00883D09" w:rsidRPr="004B354F" w:rsidRDefault="00883D09" w:rsidP="00883D09">
      <w:pPr>
        <w:spacing w:line="240" w:lineRule="auto"/>
        <w:rPr>
          <w:rFonts w:cs="Arial"/>
          <w:sz w:val="24"/>
          <w:szCs w:val="24"/>
        </w:rPr>
      </w:pPr>
      <w:r w:rsidRPr="00BB0F87">
        <w:rPr>
          <w:rFonts w:cs="Arial"/>
          <w:b/>
          <w:bCs/>
        </w:rPr>
        <w:t xml:space="preserve">Figure 6. Functional effects of hit compounds </w:t>
      </w:r>
      <w:r w:rsidR="00AD2F0E" w:rsidRPr="00BB0F87">
        <w:rPr>
          <w:rFonts w:cs="Arial"/>
          <w:b/>
          <w:bCs/>
        </w:rPr>
        <w:t>i</w:t>
      </w:r>
      <w:r w:rsidR="00AA2154" w:rsidRPr="00BB0F87">
        <w:rPr>
          <w:rFonts w:cs="Arial"/>
          <w:b/>
          <w:bCs/>
        </w:rPr>
        <w:t>n</w:t>
      </w:r>
      <w:r w:rsidR="00BB0F87" w:rsidRPr="00BB0F87">
        <w:rPr>
          <w:rFonts w:cs="Arial"/>
          <w:b/>
          <w:bCs/>
        </w:rPr>
        <w:t xml:space="preserve"> </w:t>
      </w:r>
      <w:proofErr w:type="spellStart"/>
      <w:r w:rsidR="00BB0F87" w:rsidRPr="00BB0F87">
        <w:rPr>
          <w:rFonts w:cs="Arial"/>
          <w:b/>
          <w:bCs/>
        </w:rPr>
        <w:t>demembranated</w:t>
      </w:r>
      <w:proofErr w:type="spellEnd"/>
      <w:r w:rsidR="00AA2154" w:rsidRPr="00BB0F87">
        <w:rPr>
          <w:rFonts w:cs="Arial"/>
          <w:b/>
          <w:bCs/>
        </w:rPr>
        <w:t xml:space="preserve"> human myocardium</w:t>
      </w:r>
      <w:r w:rsidRPr="00BB0F87">
        <w:rPr>
          <w:rFonts w:cs="Arial"/>
          <w:b/>
          <w:bCs/>
        </w:rPr>
        <w:t>.</w:t>
      </w:r>
      <w:r w:rsidRPr="004B354F">
        <w:rPr>
          <w:rFonts w:cs="Arial"/>
        </w:rPr>
        <w:t xml:space="preserve"> (A) </w:t>
      </w:r>
      <w:r w:rsidR="00AA2154">
        <w:rPr>
          <w:rFonts w:cs="Arial"/>
        </w:rPr>
        <w:t>Force-</w:t>
      </w:r>
      <w:proofErr w:type="spellStart"/>
      <w:r w:rsidR="00AA2154">
        <w:rPr>
          <w:rFonts w:cs="Arial"/>
        </w:rPr>
        <w:t>pCa</w:t>
      </w:r>
      <w:proofErr w:type="spellEnd"/>
      <w:r w:rsidR="00AA2154">
        <w:rPr>
          <w:rFonts w:cs="Arial"/>
        </w:rPr>
        <w:t xml:space="preserve"> relations of </w:t>
      </w:r>
      <w:proofErr w:type="spellStart"/>
      <w:r w:rsidR="00AA2154">
        <w:rPr>
          <w:rFonts w:cs="Arial"/>
        </w:rPr>
        <w:t>demembranated</w:t>
      </w:r>
      <w:proofErr w:type="spellEnd"/>
      <w:r w:rsidR="00AA2154">
        <w:rPr>
          <w:rFonts w:cs="Arial"/>
        </w:rPr>
        <w:t xml:space="preserve"> </w:t>
      </w:r>
      <w:r w:rsidR="00FE3908">
        <w:rPr>
          <w:rFonts w:cs="Arial"/>
        </w:rPr>
        <w:t xml:space="preserve">human myocardium in the absence and in the presence of </w:t>
      </w:r>
      <w:r w:rsidR="001A6BC7">
        <w:rPr>
          <w:rFonts w:cs="Arial"/>
        </w:rPr>
        <w:t xml:space="preserve">100 </w:t>
      </w:r>
      <w:r w:rsidR="001A6BC7" w:rsidRPr="001A6BC7">
        <w:rPr>
          <w:rFonts w:ascii="Symbol" w:hAnsi="Symbol" w:cs="Arial"/>
        </w:rPr>
        <w:t>m</w:t>
      </w:r>
      <w:r w:rsidR="001A6BC7">
        <w:rPr>
          <w:rFonts w:cs="Arial"/>
        </w:rPr>
        <w:t xml:space="preserve">mol/L </w:t>
      </w:r>
      <w:r w:rsidR="00FE3908">
        <w:rPr>
          <w:rFonts w:cs="Arial"/>
        </w:rPr>
        <w:t xml:space="preserve">NS5806 (left), </w:t>
      </w:r>
      <w:proofErr w:type="spellStart"/>
      <w:r w:rsidR="00FE3908">
        <w:rPr>
          <w:rFonts w:cs="Arial"/>
        </w:rPr>
        <w:t>Furamidine</w:t>
      </w:r>
      <w:proofErr w:type="spellEnd"/>
      <w:r w:rsidR="00FE3908">
        <w:rPr>
          <w:rFonts w:cs="Arial"/>
        </w:rPr>
        <w:t xml:space="preserve"> (middle) and </w:t>
      </w:r>
      <w:proofErr w:type="spellStart"/>
      <w:r w:rsidR="00FE3908">
        <w:rPr>
          <w:rFonts w:cs="Arial"/>
        </w:rPr>
        <w:t>Claramine</w:t>
      </w:r>
      <w:proofErr w:type="spellEnd"/>
      <w:r w:rsidR="00FE3908">
        <w:rPr>
          <w:rFonts w:cs="Arial"/>
        </w:rPr>
        <w:t xml:space="preserve"> (right). </w:t>
      </w:r>
      <w:r w:rsidR="009B712C">
        <w:rPr>
          <w:rFonts w:cs="Arial"/>
        </w:rPr>
        <w:t xml:space="preserve">(B) </w:t>
      </w:r>
      <w:r w:rsidR="005715D8">
        <w:rPr>
          <w:rFonts w:cs="Arial"/>
        </w:rPr>
        <w:t xml:space="preserve">Effects of </w:t>
      </w:r>
      <w:r w:rsidR="002B4963">
        <w:rPr>
          <w:rFonts w:cs="Arial"/>
        </w:rPr>
        <w:t>hit compounds on calcium sensitivity (</w:t>
      </w:r>
      <w:r w:rsidR="009B712C">
        <w:rPr>
          <w:rFonts w:cs="Arial"/>
        </w:rPr>
        <w:t>pCa</w:t>
      </w:r>
      <w:r w:rsidR="009B712C" w:rsidRPr="009B712C">
        <w:rPr>
          <w:rFonts w:cs="Arial"/>
          <w:vertAlign w:val="subscript"/>
        </w:rPr>
        <w:t>50</w:t>
      </w:r>
      <w:r w:rsidR="002B4963">
        <w:rPr>
          <w:rFonts w:cs="Arial"/>
        </w:rPr>
        <w:t>)</w:t>
      </w:r>
      <w:r w:rsidR="009B712C">
        <w:rPr>
          <w:rFonts w:cs="Arial"/>
        </w:rPr>
        <w:t xml:space="preserve"> and </w:t>
      </w:r>
      <w:r w:rsidR="002B4963">
        <w:rPr>
          <w:rFonts w:cs="Arial"/>
        </w:rPr>
        <w:t>cooperativ</w:t>
      </w:r>
      <w:r w:rsidR="00201FB7">
        <w:rPr>
          <w:rFonts w:cs="Arial"/>
        </w:rPr>
        <w:t>ity (</w:t>
      </w:r>
      <w:proofErr w:type="spellStart"/>
      <w:r w:rsidR="009B712C">
        <w:rPr>
          <w:rFonts w:cs="Arial"/>
        </w:rPr>
        <w:t>n</w:t>
      </w:r>
      <w:r w:rsidR="009B712C" w:rsidRPr="009B712C">
        <w:rPr>
          <w:rFonts w:cs="Arial"/>
          <w:vertAlign w:val="subscript"/>
        </w:rPr>
        <w:t>H</w:t>
      </w:r>
      <w:proofErr w:type="spellEnd"/>
      <w:r w:rsidR="00201FB7">
        <w:rPr>
          <w:rFonts w:cs="Arial"/>
        </w:rPr>
        <w:t>)</w:t>
      </w:r>
      <w:r w:rsidR="009B712C">
        <w:rPr>
          <w:rFonts w:cs="Arial"/>
        </w:rPr>
        <w:t xml:space="preserve"> </w:t>
      </w:r>
      <w:r w:rsidR="00201FB7">
        <w:rPr>
          <w:rFonts w:cs="Arial"/>
        </w:rPr>
        <w:t>of</w:t>
      </w:r>
      <w:r w:rsidR="009B25D6">
        <w:rPr>
          <w:rFonts w:cs="Arial"/>
        </w:rPr>
        <w:t xml:space="preserve"> force development of</w:t>
      </w:r>
      <w:r w:rsidR="00201FB7">
        <w:rPr>
          <w:rFonts w:cs="Arial"/>
        </w:rPr>
        <w:t xml:space="preserve"> </w:t>
      </w:r>
      <w:proofErr w:type="spellStart"/>
      <w:r w:rsidR="00B704B1">
        <w:rPr>
          <w:rFonts w:cs="Arial"/>
        </w:rPr>
        <w:t>demembranated</w:t>
      </w:r>
      <w:proofErr w:type="spellEnd"/>
      <w:r w:rsidR="00B704B1">
        <w:rPr>
          <w:rFonts w:cs="Arial"/>
        </w:rPr>
        <w:t xml:space="preserve"> </w:t>
      </w:r>
      <w:r w:rsidR="00AD2F0E">
        <w:rPr>
          <w:rFonts w:cs="Arial"/>
        </w:rPr>
        <w:t>human myocardi</w:t>
      </w:r>
      <w:r w:rsidR="00B704B1">
        <w:rPr>
          <w:rFonts w:cs="Arial"/>
        </w:rPr>
        <w:t>um</w:t>
      </w:r>
      <w:r w:rsidR="009B25D6">
        <w:rPr>
          <w:rFonts w:cs="Arial"/>
        </w:rPr>
        <w:t>.</w:t>
      </w:r>
      <w:r w:rsidR="00180018">
        <w:rPr>
          <w:rFonts w:cs="Arial"/>
        </w:rPr>
        <w:t xml:space="preserve"> </w:t>
      </w:r>
      <w:r w:rsidR="00215C4C">
        <w:rPr>
          <w:rFonts w:cs="Arial"/>
        </w:rPr>
        <w:t xml:space="preserve">Means ± SEM, n=5-9. Statistical significance of differences between before and after drug treatment were analyzed by a two-way ANOVA followed by </w:t>
      </w:r>
      <w:proofErr w:type="spellStart"/>
      <w:r w:rsidR="00204B6E">
        <w:rPr>
          <w:rFonts w:cs="Arial"/>
        </w:rPr>
        <w:t>Sidak’s</w:t>
      </w:r>
      <w:proofErr w:type="spellEnd"/>
      <w:r w:rsidR="00204B6E">
        <w:rPr>
          <w:rFonts w:cs="Arial"/>
        </w:rPr>
        <w:t xml:space="preserve"> multiple comparison test: *p&lt;0.05, ****p&lt;0.0001</w:t>
      </w:r>
      <w:r w:rsidR="00667115">
        <w:rPr>
          <w:rFonts w:cs="Arial"/>
        </w:rPr>
        <w:t>, ns – not significant.</w:t>
      </w:r>
    </w:p>
    <w:sectPr w:rsidR="00883D09" w:rsidRPr="004B354F">
      <w:headerReference w:type="default" r:id="rId20"/>
      <w:footerReference w:type="default" r:id="rId2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Kenneth Campbell" w:date="2022-08-14T16:10:00Z" w:initials="KC">
    <w:p w14:paraId="6084943A" w14:textId="77777777" w:rsidR="00075EEB" w:rsidRDefault="00075EEB" w:rsidP="00B13858">
      <w:pPr>
        <w:pStyle w:val="CommentText"/>
        <w:jc w:val="left"/>
      </w:pPr>
      <w:r>
        <w:rPr>
          <w:rStyle w:val="CommentReference"/>
        </w:rPr>
        <w:annotationRef/>
      </w:r>
      <w:r>
        <w:t>Could I be more annoying 😊</w:t>
      </w:r>
    </w:p>
  </w:comment>
  <w:comment w:id="4" w:author="Kenneth Campbell" w:date="2022-08-14T16:14:00Z" w:initials="KC">
    <w:p w14:paraId="2E15E2AB" w14:textId="77777777" w:rsidR="00075EEB" w:rsidRDefault="00075EEB" w:rsidP="002C120F">
      <w:pPr>
        <w:pStyle w:val="CommentText"/>
        <w:jc w:val="left"/>
      </w:pPr>
      <w:r>
        <w:rPr>
          <w:rStyle w:val="CommentReference"/>
        </w:rPr>
        <w:annotationRef/>
      </w:r>
      <w:r>
        <w:t>This is a pretty extreme intervention. At our institution, we have 40,000 patients with heart failure and perhaps 100 on assist devices. Much more likely to get a implanted defibrillator. I think you could just focus on the neurohormonal modulation.</w:t>
      </w:r>
    </w:p>
  </w:comment>
  <w:comment w:id="5" w:author="Kenneth Campbell" w:date="2022-08-14T16:14:00Z" w:initials="KC">
    <w:p w14:paraId="3866C7E4" w14:textId="77777777" w:rsidR="00075EEB" w:rsidRDefault="00075EEB" w:rsidP="00451F12">
      <w:pPr>
        <w:pStyle w:val="CommentText"/>
        <w:jc w:val="left"/>
      </w:pPr>
      <w:r>
        <w:rPr>
          <w:rStyle w:val="CommentReference"/>
        </w:rPr>
        <w:annotationRef/>
      </w:r>
      <w:r>
        <w:t>True, but HCM is a very small part of clinical care.</w:t>
      </w:r>
    </w:p>
  </w:comment>
  <w:comment w:id="6" w:author="Kenneth Campbell" w:date="2022-08-14T16:17:00Z" w:initials="KC">
    <w:p w14:paraId="1FDE402F" w14:textId="77777777" w:rsidR="00773356" w:rsidRDefault="00773356" w:rsidP="00674D00">
      <w:pPr>
        <w:pStyle w:val="CommentText"/>
        <w:jc w:val="left"/>
      </w:pPr>
      <w:r>
        <w:rPr>
          <w:rStyle w:val="CommentReference"/>
        </w:rPr>
        <w:annotationRef/>
      </w:r>
      <w:r>
        <w:t>I think this sentence could be rewritten to improve clarity.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84943A" w15:done="0"/>
  <w15:commentEx w15:paraId="2E15E2AB" w15:done="0"/>
  <w15:commentEx w15:paraId="3866C7E4" w15:done="0"/>
  <w15:commentEx w15:paraId="1FDE40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39CF1" w16cex:dateUtc="2022-08-14T20:10:00Z"/>
  <w16cex:commentExtensible w16cex:durableId="26A39DDE" w16cex:dateUtc="2022-08-14T20:14:00Z"/>
  <w16cex:commentExtensible w16cex:durableId="26A39DFE" w16cex:dateUtc="2022-08-14T20:14:00Z"/>
  <w16cex:commentExtensible w16cex:durableId="26A39E8F" w16cex:dateUtc="2022-08-14T2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84943A" w16cid:durableId="26A39CF1"/>
  <w16cid:commentId w16cid:paraId="2E15E2AB" w16cid:durableId="26A39DDE"/>
  <w16cid:commentId w16cid:paraId="3866C7E4" w16cid:durableId="26A39DFE"/>
  <w16cid:commentId w16cid:paraId="1FDE402F" w16cid:durableId="26A39E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5571D" w14:textId="77777777" w:rsidR="00D52743" w:rsidRDefault="00D52743" w:rsidP="00012D63">
      <w:pPr>
        <w:spacing w:line="240" w:lineRule="auto"/>
      </w:pPr>
      <w:r>
        <w:separator/>
      </w:r>
    </w:p>
  </w:endnote>
  <w:endnote w:type="continuationSeparator" w:id="0">
    <w:p w14:paraId="555B93A0" w14:textId="77777777" w:rsidR="00D52743" w:rsidRDefault="00D52743" w:rsidP="00012D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3887503"/>
      <w:docPartObj>
        <w:docPartGallery w:val="Page Numbers (Bottom of Page)"/>
        <w:docPartUnique/>
      </w:docPartObj>
    </w:sdtPr>
    <w:sdtEndPr>
      <w:rPr>
        <w:noProof/>
      </w:rPr>
    </w:sdtEndPr>
    <w:sdtContent>
      <w:p w14:paraId="0DDF318D" w14:textId="4B3526A5" w:rsidR="0035732E" w:rsidRDefault="0035732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A1F200" w14:textId="77777777" w:rsidR="0035732E" w:rsidRDefault="003573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61A3C" w14:textId="77777777" w:rsidR="00D52743" w:rsidRDefault="00D52743" w:rsidP="00012D63">
      <w:pPr>
        <w:spacing w:line="240" w:lineRule="auto"/>
      </w:pPr>
      <w:r>
        <w:separator/>
      </w:r>
    </w:p>
  </w:footnote>
  <w:footnote w:type="continuationSeparator" w:id="0">
    <w:p w14:paraId="256180B7" w14:textId="77777777" w:rsidR="00D52743" w:rsidRDefault="00D52743" w:rsidP="00012D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AD10E" w14:textId="74BC3B82" w:rsidR="00541284" w:rsidRDefault="00541284">
    <w:pPr>
      <w:pStyle w:val="Header"/>
    </w:pPr>
  </w:p>
  <w:p w14:paraId="7443E016" w14:textId="77777777" w:rsidR="00541284" w:rsidRDefault="005412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B151EB"/>
    <w:multiLevelType w:val="hybridMultilevel"/>
    <w:tmpl w:val="491ABCD0"/>
    <w:lvl w:ilvl="0" w:tplc="B1A0E15C">
      <w:numFmt w:val="bullet"/>
      <w:lvlText w:val=""/>
      <w:lvlJc w:val="left"/>
      <w:pPr>
        <w:ind w:left="720" w:hanging="360"/>
      </w:pPr>
      <w:rPr>
        <w:rFonts w:ascii="Wingdings" w:eastAsiaTheme="minorEastAsia"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A5F68ED"/>
    <w:multiLevelType w:val="hybridMultilevel"/>
    <w:tmpl w:val="3B661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4606008">
    <w:abstractNumId w:val="1"/>
  </w:num>
  <w:num w:numId="2" w16cid:durableId="96793015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nneth Campbell">
    <w15:presenceInfo w15:providerId="Windows Live" w15:userId="2484c2e00bdb3e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PNAS&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rt5vrexh90wrre2d0ovf9zze559pfrxweer&quot;&gt;My EndNote Library&lt;record-ids&gt;&lt;item&gt;60&lt;/item&gt;&lt;item&gt;148&lt;/item&gt;&lt;item&gt;751&lt;/item&gt;&lt;item&gt;1608&lt;/item&gt;&lt;item&gt;1818&lt;/item&gt;&lt;item&gt;1956&lt;/item&gt;&lt;item&gt;3036&lt;/item&gt;&lt;item&gt;3958&lt;/item&gt;&lt;item&gt;4046&lt;/item&gt;&lt;item&gt;4049&lt;/item&gt;&lt;item&gt;4053&lt;/item&gt;&lt;item&gt;4054&lt;/item&gt;&lt;item&gt;4279&lt;/item&gt;&lt;item&gt;4352&lt;/item&gt;&lt;item&gt;4434&lt;/item&gt;&lt;item&gt;4436&lt;/item&gt;&lt;item&gt;4437&lt;/item&gt;&lt;item&gt;4438&lt;/item&gt;&lt;item&gt;4480&lt;/item&gt;&lt;item&gt;4523&lt;/item&gt;&lt;item&gt;4528&lt;/item&gt;&lt;item&gt;4552&lt;/item&gt;&lt;item&gt;4553&lt;/item&gt;&lt;item&gt;4554&lt;/item&gt;&lt;item&gt;4555&lt;/item&gt;&lt;item&gt;4557&lt;/item&gt;&lt;item&gt;4558&lt;/item&gt;&lt;item&gt;4559&lt;/item&gt;&lt;item&gt;4560&lt;/item&gt;&lt;item&gt;4561&lt;/item&gt;&lt;item&gt;4562&lt;/item&gt;&lt;item&gt;4563&lt;/item&gt;&lt;item&gt;4564&lt;/item&gt;&lt;item&gt;4565&lt;/item&gt;&lt;item&gt;4566&lt;/item&gt;&lt;item&gt;4567&lt;/item&gt;&lt;item&gt;4568&lt;/item&gt;&lt;item&gt;4570&lt;/item&gt;&lt;item&gt;4571&lt;/item&gt;&lt;item&gt;4572&lt;/item&gt;&lt;item&gt;4574&lt;/item&gt;&lt;item&gt;4575&lt;/item&gt;&lt;item&gt;4576&lt;/item&gt;&lt;item&gt;4577&lt;/item&gt;&lt;item&gt;4578&lt;/item&gt;&lt;item&gt;4579&lt;/item&gt;&lt;item&gt;4580&lt;/item&gt;&lt;item&gt;4581&lt;/item&gt;&lt;/record-ids&gt;&lt;/item&gt;&lt;/Libraries&gt;"/>
  </w:docVars>
  <w:rsids>
    <w:rsidRoot w:val="006F225F"/>
    <w:rsid w:val="0000024F"/>
    <w:rsid w:val="00000538"/>
    <w:rsid w:val="00000B8B"/>
    <w:rsid w:val="000016E9"/>
    <w:rsid w:val="00002F97"/>
    <w:rsid w:val="0000398C"/>
    <w:rsid w:val="00003F61"/>
    <w:rsid w:val="00004EFA"/>
    <w:rsid w:val="000060E3"/>
    <w:rsid w:val="00006FA0"/>
    <w:rsid w:val="00012D63"/>
    <w:rsid w:val="00013D87"/>
    <w:rsid w:val="00014EAB"/>
    <w:rsid w:val="0001511A"/>
    <w:rsid w:val="00017FC3"/>
    <w:rsid w:val="000210FA"/>
    <w:rsid w:val="00022184"/>
    <w:rsid w:val="00026BCC"/>
    <w:rsid w:val="00030922"/>
    <w:rsid w:val="000317B9"/>
    <w:rsid w:val="000334DC"/>
    <w:rsid w:val="0003437E"/>
    <w:rsid w:val="000348DA"/>
    <w:rsid w:val="00035243"/>
    <w:rsid w:val="000370CC"/>
    <w:rsid w:val="00040456"/>
    <w:rsid w:val="0004238D"/>
    <w:rsid w:val="0004428F"/>
    <w:rsid w:val="000456A0"/>
    <w:rsid w:val="00050E5B"/>
    <w:rsid w:val="00051EF6"/>
    <w:rsid w:val="000534E6"/>
    <w:rsid w:val="00055378"/>
    <w:rsid w:val="00056BC9"/>
    <w:rsid w:val="0006109A"/>
    <w:rsid w:val="00062070"/>
    <w:rsid w:val="00063B90"/>
    <w:rsid w:val="00064999"/>
    <w:rsid w:val="000652B7"/>
    <w:rsid w:val="000665B2"/>
    <w:rsid w:val="00066E4E"/>
    <w:rsid w:val="00067C41"/>
    <w:rsid w:val="000709E8"/>
    <w:rsid w:val="00072EDB"/>
    <w:rsid w:val="0007315F"/>
    <w:rsid w:val="00073D29"/>
    <w:rsid w:val="000745DF"/>
    <w:rsid w:val="0007583F"/>
    <w:rsid w:val="00075B7F"/>
    <w:rsid w:val="00075EEB"/>
    <w:rsid w:val="00076759"/>
    <w:rsid w:val="00076E1C"/>
    <w:rsid w:val="00077601"/>
    <w:rsid w:val="00081340"/>
    <w:rsid w:val="000828BE"/>
    <w:rsid w:val="0008426D"/>
    <w:rsid w:val="00085204"/>
    <w:rsid w:val="000853F6"/>
    <w:rsid w:val="00086005"/>
    <w:rsid w:val="00086A32"/>
    <w:rsid w:val="0008778F"/>
    <w:rsid w:val="00090AD2"/>
    <w:rsid w:val="00090B2D"/>
    <w:rsid w:val="00090BD0"/>
    <w:rsid w:val="000910BA"/>
    <w:rsid w:val="000916E3"/>
    <w:rsid w:val="0009191C"/>
    <w:rsid w:val="00091AE3"/>
    <w:rsid w:val="00094DAE"/>
    <w:rsid w:val="00094E40"/>
    <w:rsid w:val="00096741"/>
    <w:rsid w:val="00096D88"/>
    <w:rsid w:val="00096E95"/>
    <w:rsid w:val="00097312"/>
    <w:rsid w:val="0009764C"/>
    <w:rsid w:val="000A08CD"/>
    <w:rsid w:val="000A2122"/>
    <w:rsid w:val="000A4F09"/>
    <w:rsid w:val="000A523A"/>
    <w:rsid w:val="000A5F69"/>
    <w:rsid w:val="000A6C68"/>
    <w:rsid w:val="000A6E3A"/>
    <w:rsid w:val="000A7370"/>
    <w:rsid w:val="000B03F1"/>
    <w:rsid w:val="000B2293"/>
    <w:rsid w:val="000B33F5"/>
    <w:rsid w:val="000B4D94"/>
    <w:rsid w:val="000B548F"/>
    <w:rsid w:val="000B55D3"/>
    <w:rsid w:val="000B62E6"/>
    <w:rsid w:val="000B743E"/>
    <w:rsid w:val="000B7DA3"/>
    <w:rsid w:val="000C0211"/>
    <w:rsid w:val="000C2E48"/>
    <w:rsid w:val="000C329A"/>
    <w:rsid w:val="000C33E3"/>
    <w:rsid w:val="000C4D62"/>
    <w:rsid w:val="000C4EF3"/>
    <w:rsid w:val="000C5C74"/>
    <w:rsid w:val="000C7621"/>
    <w:rsid w:val="000D15E5"/>
    <w:rsid w:val="000D1824"/>
    <w:rsid w:val="000D1B01"/>
    <w:rsid w:val="000D1DF3"/>
    <w:rsid w:val="000D264B"/>
    <w:rsid w:val="000D362F"/>
    <w:rsid w:val="000D39E1"/>
    <w:rsid w:val="000D3EA1"/>
    <w:rsid w:val="000D41CE"/>
    <w:rsid w:val="000D42E6"/>
    <w:rsid w:val="000D638B"/>
    <w:rsid w:val="000D7974"/>
    <w:rsid w:val="000E0B36"/>
    <w:rsid w:val="000E18D6"/>
    <w:rsid w:val="000E22B3"/>
    <w:rsid w:val="000E3020"/>
    <w:rsid w:val="000E3184"/>
    <w:rsid w:val="000E3254"/>
    <w:rsid w:val="000E48A2"/>
    <w:rsid w:val="000E7618"/>
    <w:rsid w:val="000F0050"/>
    <w:rsid w:val="000F31ED"/>
    <w:rsid w:val="000F59EE"/>
    <w:rsid w:val="000F69B8"/>
    <w:rsid w:val="00102BC2"/>
    <w:rsid w:val="00102E41"/>
    <w:rsid w:val="00103183"/>
    <w:rsid w:val="001035D4"/>
    <w:rsid w:val="0010363C"/>
    <w:rsid w:val="00104623"/>
    <w:rsid w:val="00105B61"/>
    <w:rsid w:val="00106833"/>
    <w:rsid w:val="00106D15"/>
    <w:rsid w:val="0010701F"/>
    <w:rsid w:val="00112044"/>
    <w:rsid w:val="0011225E"/>
    <w:rsid w:val="00113251"/>
    <w:rsid w:val="00113517"/>
    <w:rsid w:val="001149A4"/>
    <w:rsid w:val="00117597"/>
    <w:rsid w:val="0011797C"/>
    <w:rsid w:val="001209D0"/>
    <w:rsid w:val="00120B1C"/>
    <w:rsid w:val="00122937"/>
    <w:rsid w:val="00124284"/>
    <w:rsid w:val="0012593B"/>
    <w:rsid w:val="0012746B"/>
    <w:rsid w:val="00127FA4"/>
    <w:rsid w:val="001305C4"/>
    <w:rsid w:val="00130719"/>
    <w:rsid w:val="00133011"/>
    <w:rsid w:val="00134A3E"/>
    <w:rsid w:val="00134C77"/>
    <w:rsid w:val="0013563D"/>
    <w:rsid w:val="00136C72"/>
    <w:rsid w:val="0013717C"/>
    <w:rsid w:val="00137FAE"/>
    <w:rsid w:val="001409D1"/>
    <w:rsid w:val="00142045"/>
    <w:rsid w:val="00142258"/>
    <w:rsid w:val="00142730"/>
    <w:rsid w:val="0014372A"/>
    <w:rsid w:val="00146816"/>
    <w:rsid w:val="00152AD0"/>
    <w:rsid w:val="001531B8"/>
    <w:rsid w:val="0015386F"/>
    <w:rsid w:val="00154D9B"/>
    <w:rsid w:val="00156046"/>
    <w:rsid w:val="001568F9"/>
    <w:rsid w:val="00160699"/>
    <w:rsid w:val="00160D43"/>
    <w:rsid w:val="00160F95"/>
    <w:rsid w:val="00161BBB"/>
    <w:rsid w:val="00162D32"/>
    <w:rsid w:val="00163A59"/>
    <w:rsid w:val="001649C8"/>
    <w:rsid w:val="00164CEC"/>
    <w:rsid w:val="00165B56"/>
    <w:rsid w:val="00166B63"/>
    <w:rsid w:val="00170412"/>
    <w:rsid w:val="00170B60"/>
    <w:rsid w:val="00170DC0"/>
    <w:rsid w:val="00172446"/>
    <w:rsid w:val="0017301F"/>
    <w:rsid w:val="00175681"/>
    <w:rsid w:val="00175DE3"/>
    <w:rsid w:val="00175EA8"/>
    <w:rsid w:val="00175EEA"/>
    <w:rsid w:val="00177A70"/>
    <w:rsid w:val="00180018"/>
    <w:rsid w:val="001814C7"/>
    <w:rsid w:val="00183DD7"/>
    <w:rsid w:val="0018454E"/>
    <w:rsid w:val="00185D51"/>
    <w:rsid w:val="001879C9"/>
    <w:rsid w:val="00190004"/>
    <w:rsid w:val="00190E29"/>
    <w:rsid w:val="00191018"/>
    <w:rsid w:val="001916A3"/>
    <w:rsid w:val="001925A4"/>
    <w:rsid w:val="00193EA1"/>
    <w:rsid w:val="001951CD"/>
    <w:rsid w:val="001952A5"/>
    <w:rsid w:val="001A1C7B"/>
    <w:rsid w:val="001A2A86"/>
    <w:rsid w:val="001A5C10"/>
    <w:rsid w:val="001A5EA5"/>
    <w:rsid w:val="001A6AF3"/>
    <w:rsid w:val="001A6BC7"/>
    <w:rsid w:val="001A6D13"/>
    <w:rsid w:val="001B16A9"/>
    <w:rsid w:val="001B4E05"/>
    <w:rsid w:val="001B78F8"/>
    <w:rsid w:val="001B7C19"/>
    <w:rsid w:val="001C2118"/>
    <w:rsid w:val="001C4C61"/>
    <w:rsid w:val="001C53F3"/>
    <w:rsid w:val="001C615F"/>
    <w:rsid w:val="001C6A09"/>
    <w:rsid w:val="001C78F9"/>
    <w:rsid w:val="001D03EE"/>
    <w:rsid w:val="001D0F23"/>
    <w:rsid w:val="001D107F"/>
    <w:rsid w:val="001D1CA5"/>
    <w:rsid w:val="001D29C1"/>
    <w:rsid w:val="001D3606"/>
    <w:rsid w:val="001D4BB2"/>
    <w:rsid w:val="001D535E"/>
    <w:rsid w:val="001D7DBE"/>
    <w:rsid w:val="001E09D9"/>
    <w:rsid w:val="001E1F7D"/>
    <w:rsid w:val="001E3985"/>
    <w:rsid w:val="001E39F2"/>
    <w:rsid w:val="001E7CA1"/>
    <w:rsid w:val="001F46ED"/>
    <w:rsid w:val="001F59C3"/>
    <w:rsid w:val="001F70A2"/>
    <w:rsid w:val="001F79DC"/>
    <w:rsid w:val="001F7B45"/>
    <w:rsid w:val="00201158"/>
    <w:rsid w:val="00201FB7"/>
    <w:rsid w:val="002048DB"/>
    <w:rsid w:val="00204905"/>
    <w:rsid w:val="00204B6E"/>
    <w:rsid w:val="0020550E"/>
    <w:rsid w:val="0020763E"/>
    <w:rsid w:val="00212B45"/>
    <w:rsid w:val="00213590"/>
    <w:rsid w:val="00213D58"/>
    <w:rsid w:val="002141C9"/>
    <w:rsid w:val="002155B5"/>
    <w:rsid w:val="002158CD"/>
    <w:rsid w:val="00215C26"/>
    <w:rsid w:val="00215C4C"/>
    <w:rsid w:val="002161E8"/>
    <w:rsid w:val="00220539"/>
    <w:rsid w:val="00220851"/>
    <w:rsid w:val="00220D83"/>
    <w:rsid w:val="002230CE"/>
    <w:rsid w:val="00224EE6"/>
    <w:rsid w:val="00224FAB"/>
    <w:rsid w:val="0022649E"/>
    <w:rsid w:val="0023037F"/>
    <w:rsid w:val="002317A0"/>
    <w:rsid w:val="002335A5"/>
    <w:rsid w:val="002335F1"/>
    <w:rsid w:val="002340A2"/>
    <w:rsid w:val="00234AF3"/>
    <w:rsid w:val="0023661D"/>
    <w:rsid w:val="002426EF"/>
    <w:rsid w:val="00242857"/>
    <w:rsid w:val="00243C1E"/>
    <w:rsid w:val="0024445A"/>
    <w:rsid w:val="002458AB"/>
    <w:rsid w:val="00246859"/>
    <w:rsid w:val="00247BDE"/>
    <w:rsid w:val="00251B91"/>
    <w:rsid w:val="00252090"/>
    <w:rsid w:val="002533A2"/>
    <w:rsid w:val="00253EFC"/>
    <w:rsid w:val="0025421D"/>
    <w:rsid w:val="00254651"/>
    <w:rsid w:val="00254C7F"/>
    <w:rsid w:val="0025506B"/>
    <w:rsid w:val="002551FE"/>
    <w:rsid w:val="00255FBF"/>
    <w:rsid w:val="0025663D"/>
    <w:rsid w:val="00257A23"/>
    <w:rsid w:val="002610ED"/>
    <w:rsid w:val="00261F22"/>
    <w:rsid w:val="0026599E"/>
    <w:rsid w:val="00265B7B"/>
    <w:rsid w:val="00267152"/>
    <w:rsid w:val="002716CA"/>
    <w:rsid w:val="00272953"/>
    <w:rsid w:val="002747DB"/>
    <w:rsid w:val="00274CEE"/>
    <w:rsid w:val="00275256"/>
    <w:rsid w:val="0027643C"/>
    <w:rsid w:val="00276519"/>
    <w:rsid w:val="002801DB"/>
    <w:rsid w:val="00280678"/>
    <w:rsid w:val="002806D5"/>
    <w:rsid w:val="00280C70"/>
    <w:rsid w:val="0028139B"/>
    <w:rsid w:val="00282117"/>
    <w:rsid w:val="00282865"/>
    <w:rsid w:val="0028596E"/>
    <w:rsid w:val="00286C9A"/>
    <w:rsid w:val="00290A2C"/>
    <w:rsid w:val="00290E44"/>
    <w:rsid w:val="00292701"/>
    <w:rsid w:val="00297077"/>
    <w:rsid w:val="00297DD3"/>
    <w:rsid w:val="002A09AD"/>
    <w:rsid w:val="002A2C46"/>
    <w:rsid w:val="002A2E9D"/>
    <w:rsid w:val="002A3C60"/>
    <w:rsid w:val="002A4417"/>
    <w:rsid w:val="002A63B7"/>
    <w:rsid w:val="002A68A1"/>
    <w:rsid w:val="002A7279"/>
    <w:rsid w:val="002B2F23"/>
    <w:rsid w:val="002B45C8"/>
    <w:rsid w:val="002B4963"/>
    <w:rsid w:val="002B538E"/>
    <w:rsid w:val="002B7695"/>
    <w:rsid w:val="002C3473"/>
    <w:rsid w:val="002C461B"/>
    <w:rsid w:val="002C51CC"/>
    <w:rsid w:val="002C79B6"/>
    <w:rsid w:val="002D1578"/>
    <w:rsid w:val="002D19C5"/>
    <w:rsid w:val="002D258D"/>
    <w:rsid w:val="002D4C1C"/>
    <w:rsid w:val="002D53D1"/>
    <w:rsid w:val="002E1B34"/>
    <w:rsid w:val="002E1CC9"/>
    <w:rsid w:val="002E3401"/>
    <w:rsid w:val="002E3A39"/>
    <w:rsid w:val="002E3CE8"/>
    <w:rsid w:val="002E4D56"/>
    <w:rsid w:val="002E4E84"/>
    <w:rsid w:val="002E70F0"/>
    <w:rsid w:val="002E72CC"/>
    <w:rsid w:val="002F0D40"/>
    <w:rsid w:val="002F183C"/>
    <w:rsid w:val="002F3F2C"/>
    <w:rsid w:val="002F4CB5"/>
    <w:rsid w:val="002F4D79"/>
    <w:rsid w:val="002F5403"/>
    <w:rsid w:val="002F6E33"/>
    <w:rsid w:val="00301891"/>
    <w:rsid w:val="00301BF9"/>
    <w:rsid w:val="00302F06"/>
    <w:rsid w:val="00303A41"/>
    <w:rsid w:val="00306EA7"/>
    <w:rsid w:val="00310A87"/>
    <w:rsid w:val="00311785"/>
    <w:rsid w:val="003120AC"/>
    <w:rsid w:val="00312790"/>
    <w:rsid w:val="00314FAD"/>
    <w:rsid w:val="003155E7"/>
    <w:rsid w:val="0031562C"/>
    <w:rsid w:val="00315B2D"/>
    <w:rsid w:val="00315C33"/>
    <w:rsid w:val="00320111"/>
    <w:rsid w:val="00321D0E"/>
    <w:rsid w:val="0032245D"/>
    <w:rsid w:val="003248A8"/>
    <w:rsid w:val="003259CE"/>
    <w:rsid w:val="00326251"/>
    <w:rsid w:val="00327ABF"/>
    <w:rsid w:val="00330A60"/>
    <w:rsid w:val="00330EE5"/>
    <w:rsid w:val="00331491"/>
    <w:rsid w:val="0033199A"/>
    <w:rsid w:val="00334409"/>
    <w:rsid w:val="00340010"/>
    <w:rsid w:val="00340538"/>
    <w:rsid w:val="00340BFF"/>
    <w:rsid w:val="003412FF"/>
    <w:rsid w:val="003432DE"/>
    <w:rsid w:val="0034519D"/>
    <w:rsid w:val="00345402"/>
    <w:rsid w:val="00350327"/>
    <w:rsid w:val="00351273"/>
    <w:rsid w:val="00353F64"/>
    <w:rsid w:val="00354C58"/>
    <w:rsid w:val="0035732E"/>
    <w:rsid w:val="00357B59"/>
    <w:rsid w:val="00357F31"/>
    <w:rsid w:val="00360ECC"/>
    <w:rsid w:val="00362A69"/>
    <w:rsid w:val="0036318C"/>
    <w:rsid w:val="00363228"/>
    <w:rsid w:val="00363660"/>
    <w:rsid w:val="003648D1"/>
    <w:rsid w:val="0036736A"/>
    <w:rsid w:val="00370224"/>
    <w:rsid w:val="003702EB"/>
    <w:rsid w:val="00373733"/>
    <w:rsid w:val="00374070"/>
    <w:rsid w:val="003753D9"/>
    <w:rsid w:val="003758A6"/>
    <w:rsid w:val="003812B2"/>
    <w:rsid w:val="00381836"/>
    <w:rsid w:val="00381AC9"/>
    <w:rsid w:val="0038423F"/>
    <w:rsid w:val="00385DE0"/>
    <w:rsid w:val="00386C5F"/>
    <w:rsid w:val="00386F38"/>
    <w:rsid w:val="0039012D"/>
    <w:rsid w:val="00390B90"/>
    <w:rsid w:val="00390E70"/>
    <w:rsid w:val="00392F24"/>
    <w:rsid w:val="003972BD"/>
    <w:rsid w:val="003A01F7"/>
    <w:rsid w:val="003A0419"/>
    <w:rsid w:val="003A22FB"/>
    <w:rsid w:val="003A36BC"/>
    <w:rsid w:val="003A4E27"/>
    <w:rsid w:val="003A59E0"/>
    <w:rsid w:val="003B16E3"/>
    <w:rsid w:val="003B279B"/>
    <w:rsid w:val="003B36F2"/>
    <w:rsid w:val="003B461B"/>
    <w:rsid w:val="003B4CEA"/>
    <w:rsid w:val="003B5150"/>
    <w:rsid w:val="003B6006"/>
    <w:rsid w:val="003B6A01"/>
    <w:rsid w:val="003C0EE4"/>
    <w:rsid w:val="003C170E"/>
    <w:rsid w:val="003C1745"/>
    <w:rsid w:val="003C1B0A"/>
    <w:rsid w:val="003C2137"/>
    <w:rsid w:val="003C2339"/>
    <w:rsid w:val="003C2A7B"/>
    <w:rsid w:val="003C2D39"/>
    <w:rsid w:val="003C5D34"/>
    <w:rsid w:val="003C7891"/>
    <w:rsid w:val="003D075D"/>
    <w:rsid w:val="003D09E1"/>
    <w:rsid w:val="003D270D"/>
    <w:rsid w:val="003D44D0"/>
    <w:rsid w:val="003D516C"/>
    <w:rsid w:val="003D67D6"/>
    <w:rsid w:val="003E0D27"/>
    <w:rsid w:val="003E189E"/>
    <w:rsid w:val="003E46C6"/>
    <w:rsid w:val="003E5206"/>
    <w:rsid w:val="003E5AC4"/>
    <w:rsid w:val="003E5B05"/>
    <w:rsid w:val="003E6206"/>
    <w:rsid w:val="003E76C8"/>
    <w:rsid w:val="003F3879"/>
    <w:rsid w:val="003F3E05"/>
    <w:rsid w:val="003F53E0"/>
    <w:rsid w:val="003F54B8"/>
    <w:rsid w:val="003F62E0"/>
    <w:rsid w:val="003F6B80"/>
    <w:rsid w:val="0040470E"/>
    <w:rsid w:val="0040573B"/>
    <w:rsid w:val="00406117"/>
    <w:rsid w:val="004102BE"/>
    <w:rsid w:val="00410783"/>
    <w:rsid w:val="00411039"/>
    <w:rsid w:val="00411BB1"/>
    <w:rsid w:val="00411BE8"/>
    <w:rsid w:val="00412516"/>
    <w:rsid w:val="004169BC"/>
    <w:rsid w:val="00416B94"/>
    <w:rsid w:val="0041707C"/>
    <w:rsid w:val="00422EFF"/>
    <w:rsid w:val="00423D8F"/>
    <w:rsid w:val="0042473E"/>
    <w:rsid w:val="00425CB2"/>
    <w:rsid w:val="00430C4E"/>
    <w:rsid w:val="00431BE3"/>
    <w:rsid w:val="0043411F"/>
    <w:rsid w:val="00437563"/>
    <w:rsid w:val="004377FA"/>
    <w:rsid w:val="004379D0"/>
    <w:rsid w:val="00441CF1"/>
    <w:rsid w:val="00443636"/>
    <w:rsid w:val="004436A0"/>
    <w:rsid w:val="00443EEA"/>
    <w:rsid w:val="004440B6"/>
    <w:rsid w:val="00444961"/>
    <w:rsid w:val="004470EB"/>
    <w:rsid w:val="00447461"/>
    <w:rsid w:val="00447747"/>
    <w:rsid w:val="00447919"/>
    <w:rsid w:val="00451669"/>
    <w:rsid w:val="004531C9"/>
    <w:rsid w:val="00455FAF"/>
    <w:rsid w:val="004608B3"/>
    <w:rsid w:val="00461BA0"/>
    <w:rsid w:val="0046245D"/>
    <w:rsid w:val="00463769"/>
    <w:rsid w:val="00463792"/>
    <w:rsid w:val="00463ECE"/>
    <w:rsid w:val="00464D24"/>
    <w:rsid w:val="0046590C"/>
    <w:rsid w:val="00466D51"/>
    <w:rsid w:val="004702D2"/>
    <w:rsid w:val="00470916"/>
    <w:rsid w:val="00470A2D"/>
    <w:rsid w:val="00470BF0"/>
    <w:rsid w:val="00471D4F"/>
    <w:rsid w:val="00472D74"/>
    <w:rsid w:val="00473176"/>
    <w:rsid w:val="004735D1"/>
    <w:rsid w:val="00474272"/>
    <w:rsid w:val="00474543"/>
    <w:rsid w:val="004750F5"/>
    <w:rsid w:val="004762C3"/>
    <w:rsid w:val="00480A28"/>
    <w:rsid w:val="00482CD2"/>
    <w:rsid w:val="00483B2A"/>
    <w:rsid w:val="00483C6A"/>
    <w:rsid w:val="00484C82"/>
    <w:rsid w:val="0048531D"/>
    <w:rsid w:val="00485541"/>
    <w:rsid w:val="00485E9C"/>
    <w:rsid w:val="004864B1"/>
    <w:rsid w:val="00490A99"/>
    <w:rsid w:val="00491616"/>
    <w:rsid w:val="00491D2F"/>
    <w:rsid w:val="0049216D"/>
    <w:rsid w:val="00495603"/>
    <w:rsid w:val="00495EB7"/>
    <w:rsid w:val="00495F02"/>
    <w:rsid w:val="00497CE1"/>
    <w:rsid w:val="004A2CFB"/>
    <w:rsid w:val="004A312B"/>
    <w:rsid w:val="004A3DBF"/>
    <w:rsid w:val="004A41D9"/>
    <w:rsid w:val="004A4233"/>
    <w:rsid w:val="004B0FA9"/>
    <w:rsid w:val="004B2282"/>
    <w:rsid w:val="004B2D3B"/>
    <w:rsid w:val="004B3435"/>
    <w:rsid w:val="004B354F"/>
    <w:rsid w:val="004B3D09"/>
    <w:rsid w:val="004B5854"/>
    <w:rsid w:val="004B5FC8"/>
    <w:rsid w:val="004C21F8"/>
    <w:rsid w:val="004C2CC7"/>
    <w:rsid w:val="004C3BFC"/>
    <w:rsid w:val="004C3EBF"/>
    <w:rsid w:val="004C5064"/>
    <w:rsid w:val="004C6743"/>
    <w:rsid w:val="004C78FF"/>
    <w:rsid w:val="004D1B7E"/>
    <w:rsid w:val="004D284B"/>
    <w:rsid w:val="004D2BA4"/>
    <w:rsid w:val="004D2C68"/>
    <w:rsid w:val="004D554A"/>
    <w:rsid w:val="004D5753"/>
    <w:rsid w:val="004D63EA"/>
    <w:rsid w:val="004D7AEB"/>
    <w:rsid w:val="004D7CE6"/>
    <w:rsid w:val="004E0913"/>
    <w:rsid w:val="004E10FD"/>
    <w:rsid w:val="004E28EE"/>
    <w:rsid w:val="004E4E56"/>
    <w:rsid w:val="004E704D"/>
    <w:rsid w:val="004E7381"/>
    <w:rsid w:val="004F3412"/>
    <w:rsid w:val="004F3647"/>
    <w:rsid w:val="004F3A1C"/>
    <w:rsid w:val="004F52CD"/>
    <w:rsid w:val="004F5BD5"/>
    <w:rsid w:val="004F5CC4"/>
    <w:rsid w:val="004F64CF"/>
    <w:rsid w:val="004F7D3A"/>
    <w:rsid w:val="00502088"/>
    <w:rsid w:val="00504416"/>
    <w:rsid w:val="00504FB1"/>
    <w:rsid w:val="0050686C"/>
    <w:rsid w:val="0051013C"/>
    <w:rsid w:val="005103EF"/>
    <w:rsid w:val="005109B6"/>
    <w:rsid w:val="00511533"/>
    <w:rsid w:val="005115B1"/>
    <w:rsid w:val="00512E2D"/>
    <w:rsid w:val="00513086"/>
    <w:rsid w:val="0051327C"/>
    <w:rsid w:val="00513B4B"/>
    <w:rsid w:val="00514157"/>
    <w:rsid w:val="0051523A"/>
    <w:rsid w:val="00515379"/>
    <w:rsid w:val="00515DD1"/>
    <w:rsid w:val="00515ED5"/>
    <w:rsid w:val="00520648"/>
    <w:rsid w:val="00521A64"/>
    <w:rsid w:val="00521FAF"/>
    <w:rsid w:val="00522816"/>
    <w:rsid w:val="00522B58"/>
    <w:rsid w:val="00523189"/>
    <w:rsid w:val="005238D0"/>
    <w:rsid w:val="005245DA"/>
    <w:rsid w:val="005267B3"/>
    <w:rsid w:val="00532469"/>
    <w:rsid w:val="00533757"/>
    <w:rsid w:val="00537F0D"/>
    <w:rsid w:val="00540497"/>
    <w:rsid w:val="00540E89"/>
    <w:rsid w:val="00541284"/>
    <w:rsid w:val="00541A4C"/>
    <w:rsid w:val="0054424A"/>
    <w:rsid w:val="0054462D"/>
    <w:rsid w:val="00544F1D"/>
    <w:rsid w:val="00550705"/>
    <w:rsid w:val="00551C21"/>
    <w:rsid w:val="00552DC8"/>
    <w:rsid w:val="00553DF4"/>
    <w:rsid w:val="0055468D"/>
    <w:rsid w:val="00555D9D"/>
    <w:rsid w:val="0056085A"/>
    <w:rsid w:val="005609A0"/>
    <w:rsid w:val="00564E7C"/>
    <w:rsid w:val="0056548F"/>
    <w:rsid w:val="00565CB0"/>
    <w:rsid w:val="00566072"/>
    <w:rsid w:val="005668E8"/>
    <w:rsid w:val="005715D8"/>
    <w:rsid w:val="005716CA"/>
    <w:rsid w:val="005719EA"/>
    <w:rsid w:val="00571F54"/>
    <w:rsid w:val="00575043"/>
    <w:rsid w:val="00575354"/>
    <w:rsid w:val="005754E0"/>
    <w:rsid w:val="005754F3"/>
    <w:rsid w:val="00577E00"/>
    <w:rsid w:val="00582313"/>
    <w:rsid w:val="005857AC"/>
    <w:rsid w:val="005861D5"/>
    <w:rsid w:val="0058746F"/>
    <w:rsid w:val="00587800"/>
    <w:rsid w:val="00587F93"/>
    <w:rsid w:val="005911FA"/>
    <w:rsid w:val="00591C66"/>
    <w:rsid w:val="005924B9"/>
    <w:rsid w:val="00593872"/>
    <w:rsid w:val="00594DD6"/>
    <w:rsid w:val="005958F2"/>
    <w:rsid w:val="00596E66"/>
    <w:rsid w:val="005A28FA"/>
    <w:rsid w:val="005A2C1F"/>
    <w:rsid w:val="005A3436"/>
    <w:rsid w:val="005A3884"/>
    <w:rsid w:val="005A4149"/>
    <w:rsid w:val="005A570B"/>
    <w:rsid w:val="005A620A"/>
    <w:rsid w:val="005A641E"/>
    <w:rsid w:val="005A6774"/>
    <w:rsid w:val="005A6C98"/>
    <w:rsid w:val="005B1B1B"/>
    <w:rsid w:val="005B3FA0"/>
    <w:rsid w:val="005B460B"/>
    <w:rsid w:val="005B4A28"/>
    <w:rsid w:val="005B71A6"/>
    <w:rsid w:val="005B7279"/>
    <w:rsid w:val="005C31B4"/>
    <w:rsid w:val="005C65A1"/>
    <w:rsid w:val="005C6A9C"/>
    <w:rsid w:val="005D0CA1"/>
    <w:rsid w:val="005D15D7"/>
    <w:rsid w:val="005D2196"/>
    <w:rsid w:val="005D3753"/>
    <w:rsid w:val="005D3A14"/>
    <w:rsid w:val="005D4E7D"/>
    <w:rsid w:val="005D6DA9"/>
    <w:rsid w:val="005D6F4C"/>
    <w:rsid w:val="005D7334"/>
    <w:rsid w:val="005E0627"/>
    <w:rsid w:val="005E0AD8"/>
    <w:rsid w:val="005E2158"/>
    <w:rsid w:val="005E2437"/>
    <w:rsid w:val="005E36E5"/>
    <w:rsid w:val="005E37B4"/>
    <w:rsid w:val="005E6EC9"/>
    <w:rsid w:val="005E776C"/>
    <w:rsid w:val="005F0965"/>
    <w:rsid w:val="005F0BC4"/>
    <w:rsid w:val="005F4AA2"/>
    <w:rsid w:val="005F5969"/>
    <w:rsid w:val="005F6553"/>
    <w:rsid w:val="006009D3"/>
    <w:rsid w:val="0060519C"/>
    <w:rsid w:val="0060639E"/>
    <w:rsid w:val="00607059"/>
    <w:rsid w:val="00611ADB"/>
    <w:rsid w:val="006136D2"/>
    <w:rsid w:val="00614CAF"/>
    <w:rsid w:val="00616456"/>
    <w:rsid w:val="006171B1"/>
    <w:rsid w:val="00617CCB"/>
    <w:rsid w:val="00620552"/>
    <w:rsid w:val="0062385E"/>
    <w:rsid w:val="006242AF"/>
    <w:rsid w:val="00624678"/>
    <w:rsid w:val="00625BEA"/>
    <w:rsid w:val="00625F0E"/>
    <w:rsid w:val="00631A7D"/>
    <w:rsid w:val="006332B6"/>
    <w:rsid w:val="00633B06"/>
    <w:rsid w:val="0063692F"/>
    <w:rsid w:val="00637B9B"/>
    <w:rsid w:val="00637FC6"/>
    <w:rsid w:val="006401BE"/>
    <w:rsid w:val="0064121E"/>
    <w:rsid w:val="00642FB0"/>
    <w:rsid w:val="00643995"/>
    <w:rsid w:val="00643F5D"/>
    <w:rsid w:val="00646CE3"/>
    <w:rsid w:val="0065070D"/>
    <w:rsid w:val="00652B9C"/>
    <w:rsid w:val="006534AE"/>
    <w:rsid w:val="0065384E"/>
    <w:rsid w:val="006579A9"/>
    <w:rsid w:val="0066026E"/>
    <w:rsid w:val="0066140E"/>
    <w:rsid w:val="0066291F"/>
    <w:rsid w:val="00663CBE"/>
    <w:rsid w:val="00665D77"/>
    <w:rsid w:val="00667115"/>
    <w:rsid w:val="00667614"/>
    <w:rsid w:val="006679F8"/>
    <w:rsid w:val="0067189C"/>
    <w:rsid w:val="00673740"/>
    <w:rsid w:val="006747C2"/>
    <w:rsid w:val="00674BDD"/>
    <w:rsid w:val="0067749A"/>
    <w:rsid w:val="00677E94"/>
    <w:rsid w:val="00680393"/>
    <w:rsid w:val="00682E55"/>
    <w:rsid w:val="006830A2"/>
    <w:rsid w:val="006834BA"/>
    <w:rsid w:val="006849E9"/>
    <w:rsid w:val="00687B72"/>
    <w:rsid w:val="006909C2"/>
    <w:rsid w:val="00690C85"/>
    <w:rsid w:val="00694806"/>
    <w:rsid w:val="00697520"/>
    <w:rsid w:val="006A2A99"/>
    <w:rsid w:val="006A33D8"/>
    <w:rsid w:val="006A4ED4"/>
    <w:rsid w:val="006A6EBE"/>
    <w:rsid w:val="006B1F08"/>
    <w:rsid w:val="006B2C6A"/>
    <w:rsid w:val="006B2DF4"/>
    <w:rsid w:val="006B3009"/>
    <w:rsid w:val="006B3D76"/>
    <w:rsid w:val="006B5860"/>
    <w:rsid w:val="006B68AE"/>
    <w:rsid w:val="006C4760"/>
    <w:rsid w:val="006C5183"/>
    <w:rsid w:val="006C6379"/>
    <w:rsid w:val="006C6DC3"/>
    <w:rsid w:val="006C7539"/>
    <w:rsid w:val="006C791B"/>
    <w:rsid w:val="006D10EF"/>
    <w:rsid w:val="006D1E0F"/>
    <w:rsid w:val="006D3667"/>
    <w:rsid w:val="006D5033"/>
    <w:rsid w:val="006D6622"/>
    <w:rsid w:val="006D6993"/>
    <w:rsid w:val="006D766D"/>
    <w:rsid w:val="006D7FC7"/>
    <w:rsid w:val="006E0349"/>
    <w:rsid w:val="006E0E8C"/>
    <w:rsid w:val="006E1C86"/>
    <w:rsid w:val="006E24E2"/>
    <w:rsid w:val="006E3DE6"/>
    <w:rsid w:val="006E6066"/>
    <w:rsid w:val="006E699F"/>
    <w:rsid w:val="006F0D46"/>
    <w:rsid w:val="006F1959"/>
    <w:rsid w:val="006F225F"/>
    <w:rsid w:val="006F308A"/>
    <w:rsid w:val="006F4DE7"/>
    <w:rsid w:val="006F578D"/>
    <w:rsid w:val="006F593C"/>
    <w:rsid w:val="006F5953"/>
    <w:rsid w:val="006F6663"/>
    <w:rsid w:val="006F72F4"/>
    <w:rsid w:val="00702024"/>
    <w:rsid w:val="0070367E"/>
    <w:rsid w:val="0070468D"/>
    <w:rsid w:val="00710C94"/>
    <w:rsid w:val="007119B6"/>
    <w:rsid w:val="00714BCA"/>
    <w:rsid w:val="00715200"/>
    <w:rsid w:val="007178A2"/>
    <w:rsid w:val="00721E9E"/>
    <w:rsid w:val="00723302"/>
    <w:rsid w:val="007241EF"/>
    <w:rsid w:val="007246D6"/>
    <w:rsid w:val="00725854"/>
    <w:rsid w:val="00725F9C"/>
    <w:rsid w:val="00726C67"/>
    <w:rsid w:val="0072727A"/>
    <w:rsid w:val="0073175F"/>
    <w:rsid w:val="00731E8B"/>
    <w:rsid w:val="007320DA"/>
    <w:rsid w:val="00732D52"/>
    <w:rsid w:val="00732F83"/>
    <w:rsid w:val="007337AB"/>
    <w:rsid w:val="007342A0"/>
    <w:rsid w:val="007350FC"/>
    <w:rsid w:val="00735E4F"/>
    <w:rsid w:val="00736456"/>
    <w:rsid w:val="00740A37"/>
    <w:rsid w:val="007430FD"/>
    <w:rsid w:val="00743384"/>
    <w:rsid w:val="007443A5"/>
    <w:rsid w:val="00746CC6"/>
    <w:rsid w:val="00750E45"/>
    <w:rsid w:val="0075287C"/>
    <w:rsid w:val="00755216"/>
    <w:rsid w:val="00756024"/>
    <w:rsid w:val="00757416"/>
    <w:rsid w:val="00757984"/>
    <w:rsid w:val="00757A1B"/>
    <w:rsid w:val="00761189"/>
    <w:rsid w:val="007621CD"/>
    <w:rsid w:val="00763F05"/>
    <w:rsid w:val="007641A9"/>
    <w:rsid w:val="00765F97"/>
    <w:rsid w:val="007663F4"/>
    <w:rsid w:val="0076772C"/>
    <w:rsid w:val="00767F4C"/>
    <w:rsid w:val="00770113"/>
    <w:rsid w:val="007704FA"/>
    <w:rsid w:val="00770519"/>
    <w:rsid w:val="00770BE8"/>
    <w:rsid w:val="007715AA"/>
    <w:rsid w:val="00773356"/>
    <w:rsid w:val="00773E74"/>
    <w:rsid w:val="00773F3C"/>
    <w:rsid w:val="0077463F"/>
    <w:rsid w:val="00775AD6"/>
    <w:rsid w:val="0077617B"/>
    <w:rsid w:val="00776D9F"/>
    <w:rsid w:val="00782AEC"/>
    <w:rsid w:val="00784799"/>
    <w:rsid w:val="00786249"/>
    <w:rsid w:val="00786965"/>
    <w:rsid w:val="00790776"/>
    <w:rsid w:val="00790B68"/>
    <w:rsid w:val="007927C6"/>
    <w:rsid w:val="00792A57"/>
    <w:rsid w:val="00793B38"/>
    <w:rsid w:val="00793FFB"/>
    <w:rsid w:val="00794F85"/>
    <w:rsid w:val="00795954"/>
    <w:rsid w:val="007967BE"/>
    <w:rsid w:val="0079751B"/>
    <w:rsid w:val="007A41A0"/>
    <w:rsid w:val="007A4803"/>
    <w:rsid w:val="007A4A26"/>
    <w:rsid w:val="007A68C4"/>
    <w:rsid w:val="007A6F3A"/>
    <w:rsid w:val="007A716B"/>
    <w:rsid w:val="007A7DD4"/>
    <w:rsid w:val="007B27D2"/>
    <w:rsid w:val="007B2A75"/>
    <w:rsid w:val="007B491A"/>
    <w:rsid w:val="007B49B3"/>
    <w:rsid w:val="007B655E"/>
    <w:rsid w:val="007B6C33"/>
    <w:rsid w:val="007B6DE1"/>
    <w:rsid w:val="007C193D"/>
    <w:rsid w:val="007C1C3F"/>
    <w:rsid w:val="007C22F2"/>
    <w:rsid w:val="007C7A60"/>
    <w:rsid w:val="007D0AD7"/>
    <w:rsid w:val="007D283F"/>
    <w:rsid w:val="007D30DE"/>
    <w:rsid w:val="007D3ADC"/>
    <w:rsid w:val="007D73A6"/>
    <w:rsid w:val="007E0538"/>
    <w:rsid w:val="007E182E"/>
    <w:rsid w:val="007E2FA6"/>
    <w:rsid w:val="007E34FE"/>
    <w:rsid w:val="007E4951"/>
    <w:rsid w:val="007E528C"/>
    <w:rsid w:val="007E657E"/>
    <w:rsid w:val="007E6EE5"/>
    <w:rsid w:val="007E7B05"/>
    <w:rsid w:val="007F03C8"/>
    <w:rsid w:val="007F2045"/>
    <w:rsid w:val="007F2955"/>
    <w:rsid w:val="007F2F16"/>
    <w:rsid w:val="007F34E4"/>
    <w:rsid w:val="007F4D39"/>
    <w:rsid w:val="007F5067"/>
    <w:rsid w:val="007F6BF5"/>
    <w:rsid w:val="00801654"/>
    <w:rsid w:val="00801CF9"/>
    <w:rsid w:val="00802C60"/>
    <w:rsid w:val="008037C4"/>
    <w:rsid w:val="008042EF"/>
    <w:rsid w:val="008051DC"/>
    <w:rsid w:val="00807FCF"/>
    <w:rsid w:val="008106A2"/>
    <w:rsid w:val="0081260C"/>
    <w:rsid w:val="00812BD9"/>
    <w:rsid w:val="00813058"/>
    <w:rsid w:val="008142CB"/>
    <w:rsid w:val="008147AE"/>
    <w:rsid w:val="008165E5"/>
    <w:rsid w:val="00820E2C"/>
    <w:rsid w:val="008273D8"/>
    <w:rsid w:val="00830F7B"/>
    <w:rsid w:val="008313C6"/>
    <w:rsid w:val="0083169C"/>
    <w:rsid w:val="008322EF"/>
    <w:rsid w:val="00832AF6"/>
    <w:rsid w:val="00832CF8"/>
    <w:rsid w:val="00833CEB"/>
    <w:rsid w:val="00833D28"/>
    <w:rsid w:val="00835053"/>
    <w:rsid w:val="00835702"/>
    <w:rsid w:val="00835C42"/>
    <w:rsid w:val="00836650"/>
    <w:rsid w:val="00836B14"/>
    <w:rsid w:val="00836C55"/>
    <w:rsid w:val="008370BA"/>
    <w:rsid w:val="00837FFE"/>
    <w:rsid w:val="00842EB3"/>
    <w:rsid w:val="00846DB2"/>
    <w:rsid w:val="00847C64"/>
    <w:rsid w:val="00851FAE"/>
    <w:rsid w:val="008521EE"/>
    <w:rsid w:val="008538C0"/>
    <w:rsid w:val="00854D95"/>
    <w:rsid w:val="0085617D"/>
    <w:rsid w:val="0085705D"/>
    <w:rsid w:val="008570E1"/>
    <w:rsid w:val="00860C20"/>
    <w:rsid w:val="00861537"/>
    <w:rsid w:val="00865392"/>
    <w:rsid w:val="00867D89"/>
    <w:rsid w:val="00867F78"/>
    <w:rsid w:val="0087144A"/>
    <w:rsid w:val="0087231E"/>
    <w:rsid w:val="0087477B"/>
    <w:rsid w:val="00876F41"/>
    <w:rsid w:val="008818B8"/>
    <w:rsid w:val="00881E1C"/>
    <w:rsid w:val="00883D09"/>
    <w:rsid w:val="00884454"/>
    <w:rsid w:val="00886D64"/>
    <w:rsid w:val="00887509"/>
    <w:rsid w:val="008909DD"/>
    <w:rsid w:val="008913AF"/>
    <w:rsid w:val="00892F60"/>
    <w:rsid w:val="00895A73"/>
    <w:rsid w:val="008A11F6"/>
    <w:rsid w:val="008A2381"/>
    <w:rsid w:val="008A346E"/>
    <w:rsid w:val="008A3BDD"/>
    <w:rsid w:val="008A5A3E"/>
    <w:rsid w:val="008A69FB"/>
    <w:rsid w:val="008A736A"/>
    <w:rsid w:val="008B1EEE"/>
    <w:rsid w:val="008B209D"/>
    <w:rsid w:val="008B2512"/>
    <w:rsid w:val="008B4E49"/>
    <w:rsid w:val="008B4E78"/>
    <w:rsid w:val="008B5118"/>
    <w:rsid w:val="008B541E"/>
    <w:rsid w:val="008B5915"/>
    <w:rsid w:val="008B6F29"/>
    <w:rsid w:val="008B6F9D"/>
    <w:rsid w:val="008C1464"/>
    <w:rsid w:val="008C24CF"/>
    <w:rsid w:val="008C268F"/>
    <w:rsid w:val="008C3ACC"/>
    <w:rsid w:val="008C4C18"/>
    <w:rsid w:val="008C59CC"/>
    <w:rsid w:val="008C7FA1"/>
    <w:rsid w:val="008D2013"/>
    <w:rsid w:val="008D222D"/>
    <w:rsid w:val="008D65FF"/>
    <w:rsid w:val="008D6C10"/>
    <w:rsid w:val="008E649C"/>
    <w:rsid w:val="008E651F"/>
    <w:rsid w:val="008E67F2"/>
    <w:rsid w:val="008E7191"/>
    <w:rsid w:val="008F0314"/>
    <w:rsid w:val="008F087A"/>
    <w:rsid w:val="008F3D72"/>
    <w:rsid w:val="008F43C8"/>
    <w:rsid w:val="00901877"/>
    <w:rsid w:val="009062FA"/>
    <w:rsid w:val="0091369D"/>
    <w:rsid w:val="009141E8"/>
    <w:rsid w:val="00915685"/>
    <w:rsid w:val="00920215"/>
    <w:rsid w:val="009215B1"/>
    <w:rsid w:val="00922238"/>
    <w:rsid w:val="009238C6"/>
    <w:rsid w:val="00923AEC"/>
    <w:rsid w:val="00924449"/>
    <w:rsid w:val="00924FCC"/>
    <w:rsid w:val="009251C0"/>
    <w:rsid w:val="00927CD6"/>
    <w:rsid w:val="00930E3F"/>
    <w:rsid w:val="00931B27"/>
    <w:rsid w:val="00934278"/>
    <w:rsid w:val="00936FAD"/>
    <w:rsid w:val="009420D2"/>
    <w:rsid w:val="009455F6"/>
    <w:rsid w:val="00952597"/>
    <w:rsid w:val="009525B1"/>
    <w:rsid w:val="00952E22"/>
    <w:rsid w:val="00955F68"/>
    <w:rsid w:val="00956BD0"/>
    <w:rsid w:val="0095774B"/>
    <w:rsid w:val="00960231"/>
    <w:rsid w:val="00960351"/>
    <w:rsid w:val="009628AE"/>
    <w:rsid w:val="00962BA6"/>
    <w:rsid w:val="009632F7"/>
    <w:rsid w:val="00965865"/>
    <w:rsid w:val="00966071"/>
    <w:rsid w:val="00966614"/>
    <w:rsid w:val="009733C2"/>
    <w:rsid w:val="00975B94"/>
    <w:rsid w:val="00976CB2"/>
    <w:rsid w:val="00980B34"/>
    <w:rsid w:val="0098180E"/>
    <w:rsid w:val="00981E1B"/>
    <w:rsid w:val="00982180"/>
    <w:rsid w:val="00982DDB"/>
    <w:rsid w:val="00983563"/>
    <w:rsid w:val="00983695"/>
    <w:rsid w:val="0098511B"/>
    <w:rsid w:val="009855A9"/>
    <w:rsid w:val="00986C9F"/>
    <w:rsid w:val="0099082F"/>
    <w:rsid w:val="00992116"/>
    <w:rsid w:val="00994AF8"/>
    <w:rsid w:val="00995126"/>
    <w:rsid w:val="00995572"/>
    <w:rsid w:val="00995938"/>
    <w:rsid w:val="009A0655"/>
    <w:rsid w:val="009A15AB"/>
    <w:rsid w:val="009A4E67"/>
    <w:rsid w:val="009A6778"/>
    <w:rsid w:val="009A6BF6"/>
    <w:rsid w:val="009A7A61"/>
    <w:rsid w:val="009A7DBD"/>
    <w:rsid w:val="009B25D6"/>
    <w:rsid w:val="009B26D4"/>
    <w:rsid w:val="009B2780"/>
    <w:rsid w:val="009B50FF"/>
    <w:rsid w:val="009B5DF5"/>
    <w:rsid w:val="009B7045"/>
    <w:rsid w:val="009B712C"/>
    <w:rsid w:val="009B7174"/>
    <w:rsid w:val="009C1FF4"/>
    <w:rsid w:val="009C26BD"/>
    <w:rsid w:val="009C3162"/>
    <w:rsid w:val="009C63BE"/>
    <w:rsid w:val="009D034D"/>
    <w:rsid w:val="009D18DF"/>
    <w:rsid w:val="009D194F"/>
    <w:rsid w:val="009D3B31"/>
    <w:rsid w:val="009D5B79"/>
    <w:rsid w:val="009D76FD"/>
    <w:rsid w:val="009D7B5C"/>
    <w:rsid w:val="009E2138"/>
    <w:rsid w:val="009E3816"/>
    <w:rsid w:val="009E50AA"/>
    <w:rsid w:val="009E6B82"/>
    <w:rsid w:val="009F082B"/>
    <w:rsid w:val="009F0855"/>
    <w:rsid w:val="009F2A7A"/>
    <w:rsid w:val="009F3196"/>
    <w:rsid w:val="009F763A"/>
    <w:rsid w:val="009F7857"/>
    <w:rsid w:val="00A06016"/>
    <w:rsid w:val="00A10DA8"/>
    <w:rsid w:val="00A119FF"/>
    <w:rsid w:val="00A12134"/>
    <w:rsid w:val="00A149CE"/>
    <w:rsid w:val="00A14BDA"/>
    <w:rsid w:val="00A14FD0"/>
    <w:rsid w:val="00A15C9F"/>
    <w:rsid w:val="00A17B74"/>
    <w:rsid w:val="00A20E4E"/>
    <w:rsid w:val="00A2487D"/>
    <w:rsid w:val="00A24B20"/>
    <w:rsid w:val="00A2504A"/>
    <w:rsid w:val="00A25628"/>
    <w:rsid w:val="00A25CDC"/>
    <w:rsid w:val="00A25DAE"/>
    <w:rsid w:val="00A25EC7"/>
    <w:rsid w:val="00A26E8F"/>
    <w:rsid w:val="00A27E08"/>
    <w:rsid w:val="00A302F5"/>
    <w:rsid w:val="00A31878"/>
    <w:rsid w:val="00A32B41"/>
    <w:rsid w:val="00A35605"/>
    <w:rsid w:val="00A36959"/>
    <w:rsid w:val="00A36AC3"/>
    <w:rsid w:val="00A37E9E"/>
    <w:rsid w:val="00A40E14"/>
    <w:rsid w:val="00A40E9E"/>
    <w:rsid w:val="00A425A0"/>
    <w:rsid w:val="00A45AFB"/>
    <w:rsid w:val="00A47578"/>
    <w:rsid w:val="00A50084"/>
    <w:rsid w:val="00A50876"/>
    <w:rsid w:val="00A537BA"/>
    <w:rsid w:val="00A55B55"/>
    <w:rsid w:val="00A5662D"/>
    <w:rsid w:val="00A56F76"/>
    <w:rsid w:val="00A576BA"/>
    <w:rsid w:val="00A57E59"/>
    <w:rsid w:val="00A615FA"/>
    <w:rsid w:val="00A61CC9"/>
    <w:rsid w:val="00A6426D"/>
    <w:rsid w:val="00A64D71"/>
    <w:rsid w:val="00A65F02"/>
    <w:rsid w:val="00A65F0E"/>
    <w:rsid w:val="00A66B69"/>
    <w:rsid w:val="00A736E6"/>
    <w:rsid w:val="00A7405D"/>
    <w:rsid w:val="00A7477C"/>
    <w:rsid w:val="00A75DA4"/>
    <w:rsid w:val="00A7601D"/>
    <w:rsid w:val="00A77515"/>
    <w:rsid w:val="00A778A9"/>
    <w:rsid w:val="00A82603"/>
    <w:rsid w:val="00A82B85"/>
    <w:rsid w:val="00A8433B"/>
    <w:rsid w:val="00A84987"/>
    <w:rsid w:val="00A84D49"/>
    <w:rsid w:val="00A86106"/>
    <w:rsid w:val="00A86DEA"/>
    <w:rsid w:val="00A9065D"/>
    <w:rsid w:val="00A915BB"/>
    <w:rsid w:val="00A96299"/>
    <w:rsid w:val="00A96398"/>
    <w:rsid w:val="00AA199A"/>
    <w:rsid w:val="00AA2154"/>
    <w:rsid w:val="00AA73EA"/>
    <w:rsid w:val="00AB29C6"/>
    <w:rsid w:val="00AB2AD5"/>
    <w:rsid w:val="00AB3308"/>
    <w:rsid w:val="00AB4A9C"/>
    <w:rsid w:val="00AB4F1F"/>
    <w:rsid w:val="00AB6385"/>
    <w:rsid w:val="00AB6551"/>
    <w:rsid w:val="00AB68EE"/>
    <w:rsid w:val="00AC0218"/>
    <w:rsid w:val="00AC29AF"/>
    <w:rsid w:val="00AC3445"/>
    <w:rsid w:val="00AC4D46"/>
    <w:rsid w:val="00AC539A"/>
    <w:rsid w:val="00AC6C5C"/>
    <w:rsid w:val="00AC7453"/>
    <w:rsid w:val="00AC7B18"/>
    <w:rsid w:val="00AC7CA5"/>
    <w:rsid w:val="00AD0B06"/>
    <w:rsid w:val="00AD0BEA"/>
    <w:rsid w:val="00AD2198"/>
    <w:rsid w:val="00AD21FF"/>
    <w:rsid w:val="00AD2F0E"/>
    <w:rsid w:val="00AD4DCE"/>
    <w:rsid w:val="00AD6E75"/>
    <w:rsid w:val="00AD760B"/>
    <w:rsid w:val="00AD7D20"/>
    <w:rsid w:val="00AE2196"/>
    <w:rsid w:val="00AE34A4"/>
    <w:rsid w:val="00AE3F53"/>
    <w:rsid w:val="00AE685E"/>
    <w:rsid w:val="00AF08A1"/>
    <w:rsid w:val="00AF41B7"/>
    <w:rsid w:val="00AF4670"/>
    <w:rsid w:val="00AF468C"/>
    <w:rsid w:val="00AF4898"/>
    <w:rsid w:val="00AF5FF1"/>
    <w:rsid w:val="00AF61E4"/>
    <w:rsid w:val="00AF7257"/>
    <w:rsid w:val="00AF742C"/>
    <w:rsid w:val="00B0252F"/>
    <w:rsid w:val="00B047F5"/>
    <w:rsid w:val="00B04E60"/>
    <w:rsid w:val="00B05DA8"/>
    <w:rsid w:val="00B07D5A"/>
    <w:rsid w:val="00B10F94"/>
    <w:rsid w:val="00B1428A"/>
    <w:rsid w:val="00B16379"/>
    <w:rsid w:val="00B21538"/>
    <w:rsid w:val="00B22001"/>
    <w:rsid w:val="00B242E0"/>
    <w:rsid w:val="00B24DF1"/>
    <w:rsid w:val="00B256B8"/>
    <w:rsid w:val="00B25DDB"/>
    <w:rsid w:val="00B26DAA"/>
    <w:rsid w:val="00B277CE"/>
    <w:rsid w:val="00B320EA"/>
    <w:rsid w:val="00B32261"/>
    <w:rsid w:val="00B32998"/>
    <w:rsid w:val="00B352D4"/>
    <w:rsid w:val="00B358C8"/>
    <w:rsid w:val="00B35F66"/>
    <w:rsid w:val="00B36BA8"/>
    <w:rsid w:val="00B37B23"/>
    <w:rsid w:val="00B47FCD"/>
    <w:rsid w:val="00B50145"/>
    <w:rsid w:val="00B50289"/>
    <w:rsid w:val="00B5040B"/>
    <w:rsid w:val="00B534DA"/>
    <w:rsid w:val="00B539C1"/>
    <w:rsid w:val="00B54362"/>
    <w:rsid w:val="00B543B5"/>
    <w:rsid w:val="00B5675E"/>
    <w:rsid w:val="00B56C18"/>
    <w:rsid w:val="00B603F3"/>
    <w:rsid w:val="00B608E4"/>
    <w:rsid w:val="00B60E66"/>
    <w:rsid w:val="00B6213A"/>
    <w:rsid w:val="00B62FE5"/>
    <w:rsid w:val="00B634AA"/>
    <w:rsid w:val="00B64A6B"/>
    <w:rsid w:val="00B64DD3"/>
    <w:rsid w:val="00B704B1"/>
    <w:rsid w:val="00B70F1B"/>
    <w:rsid w:val="00B73387"/>
    <w:rsid w:val="00B7356E"/>
    <w:rsid w:val="00B73679"/>
    <w:rsid w:val="00B738CB"/>
    <w:rsid w:val="00B73EF8"/>
    <w:rsid w:val="00B756C4"/>
    <w:rsid w:val="00B75F2B"/>
    <w:rsid w:val="00B76702"/>
    <w:rsid w:val="00B8397C"/>
    <w:rsid w:val="00B86681"/>
    <w:rsid w:val="00B872AF"/>
    <w:rsid w:val="00B90549"/>
    <w:rsid w:val="00B91CC7"/>
    <w:rsid w:val="00B94026"/>
    <w:rsid w:val="00B950A6"/>
    <w:rsid w:val="00B963C0"/>
    <w:rsid w:val="00B96B93"/>
    <w:rsid w:val="00BA326D"/>
    <w:rsid w:val="00BA33F2"/>
    <w:rsid w:val="00BA4670"/>
    <w:rsid w:val="00BA4EAB"/>
    <w:rsid w:val="00BA7905"/>
    <w:rsid w:val="00BB00E8"/>
    <w:rsid w:val="00BB04DA"/>
    <w:rsid w:val="00BB0F87"/>
    <w:rsid w:val="00BB12CA"/>
    <w:rsid w:val="00BB1B69"/>
    <w:rsid w:val="00BB23F5"/>
    <w:rsid w:val="00BB2410"/>
    <w:rsid w:val="00BB52AD"/>
    <w:rsid w:val="00BB611F"/>
    <w:rsid w:val="00BC2916"/>
    <w:rsid w:val="00BC3428"/>
    <w:rsid w:val="00BC3914"/>
    <w:rsid w:val="00BC3BC7"/>
    <w:rsid w:val="00BC4E87"/>
    <w:rsid w:val="00BC51FB"/>
    <w:rsid w:val="00BD17F5"/>
    <w:rsid w:val="00BD20A2"/>
    <w:rsid w:val="00BD2BE5"/>
    <w:rsid w:val="00BD4DBE"/>
    <w:rsid w:val="00BD52A6"/>
    <w:rsid w:val="00BD5A28"/>
    <w:rsid w:val="00BD64B4"/>
    <w:rsid w:val="00BD7DC4"/>
    <w:rsid w:val="00BE200C"/>
    <w:rsid w:val="00BE2DA4"/>
    <w:rsid w:val="00BE6A8D"/>
    <w:rsid w:val="00BF0414"/>
    <w:rsid w:val="00BF1115"/>
    <w:rsid w:val="00BF57AA"/>
    <w:rsid w:val="00BF589E"/>
    <w:rsid w:val="00BF6C34"/>
    <w:rsid w:val="00BF77E3"/>
    <w:rsid w:val="00BF7F55"/>
    <w:rsid w:val="00C000BF"/>
    <w:rsid w:val="00C00C71"/>
    <w:rsid w:val="00C02184"/>
    <w:rsid w:val="00C03D20"/>
    <w:rsid w:val="00C042D5"/>
    <w:rsid w:val="00C04336"/>
    <w:rsid w:val="00C059EF"/>
    <w:rsid w:val="00C05BD0"/>
    <w:rsid w:val="00C07CDA"/>
    <w:rsid w:val="00C07D52"/>
    <w:rsid w:val="00C106DB"/>
    <w:rsid w:val="00C133B6"/>
    <w:rsid w:val="00C17FFC"/>
    <w:rsid w:val="00C201FF"/>
    <w:rsid w:val="00C204AD"/>
    <w:rsid w:val="00C21620"/>
    <w:rsid w:val="00C21652"/>
    <w:rsid w:val="00C24BA7"/>
    <w:rsid w:val="00C25845"/>
    <w:rsid w:val="00C26C21"/>
    <w:rsid w:val="00C26EDC"/>
    <w:rsid w:val="00C302C6"/>
    <w:rsid w:val="00C316B0"/>
    <w:rsid w:val="00C33B6C"/>
    <w:rsid w:val="00C35FFC"/>
    <w:rsid w:val="00C404B9"/>
    <w:rsid w:val="00C41F34"/>
    <w:rsid w:val="00C441D5"/>
    <w:rsid w:val="00C50032"/>
    <w:rsid w:val="00C5023E"/>
    <w:rsid w:val="00C5118E"/>
    <w:rsid w:val="00C512CD"/>
    <w:rsid w:val="00C54CCB"/>
    <w:rsid w:val="00C5578A"/>
    <w:rsid w:val="00C55D36"/>
    <w:rsid w:val="00C56A6D"/>
    <w:rsid w:val="00C56B12"/>
    <w:rsid w:val="00C57D75"/>
    <w:rsid w:val="00C60CA6"/>
    <w:rsid w:val="00C61108"/>
    <w:rsid w:val="00C61DA5"/>
    <w:rsid w:val="00C620BD"/>
    <w:rsid w:val="00C643C7"/>
    <w:rsid w:val="00C65274"/>
    <w:rsid w:val="00C666E6"/>
    <w:rsid w:val="00C67D04"/>
    <w:rsid w:val="00C733F8"/>
    <w:rsid w:val="00C74BE5"/>
    <w:rsid w:val="00C768CD"/>
    <w:rsid w:val="00C77A35"/>
    <w:rsid w:val="00C8033A"/>
    <w:rsid w:val="00C803B8"/>
    <w:rsid w:val="00C83409"/>
    <w:rsid w:val="00C8368C"/>
    <w:rsid w:val="00C83ED7"/>
    <w:rsid w:val="00C84078"/>
    <w:rsid w:val="00C86295"/>
    <w:rsid w:val="00C8629D"/>
    <w:rsid w:val="00C87DD4"/>
    <w:rsid w:val="00C91DAB"/>
    <w:rsid w:val="00C94346"/>
    <w:rsid w:val="00C95A30"/>
    <w:rsid w:val="00C96E26"/>
    <w:rsid w:val="00C97848"/>
    <w:rsid w:val="00CA024F"/>
    <w:rsid w:val="00CA0E70"/>
    <w:rsid w:val="00CA3872"/>
    <w:rsid w:val="00CA41F2"/>
    <w:rsid w:val="00CA5855"/>
    <w:rsid w:val="00CA6665"/>
    <w:rsid w:val="00CA7A80"/>
    <w:rsid w:val="00CB0607"/>
    <w:rsid w:val="00CB52A5"/>
    <w:rsid w:val="00CB5BAE"/>
    <w:rsid w:val="00CB6624"/>
    <w:rsid w:val="00CC0031"/>
    <w:rsid w:val="00CC3148"/>
    <w:rsid w:val="00CC36A9"/>
    <w:rsid w:val="00CC3D0B"/>
    <w:rsid w:val="00CC3D3A"/>
    <w:rsid w:val="00CC3E05"/>
    <w:rsid w:val="00CC475A"/>
    <w:rsid w:val="00CC50DA"/>
    <w:rsid w:val="00CC7834"/>
    <w:rsid w:val="00CD131A"/>
    <w:rsid w:val="00CD17F6"/>
    <w:rsid w:val="00CD1E14"/>
    <w:rsid w:val="00CD2FF7"/>
    <w:rsid w:val="00CD40CE"/>
    <w:rsid w:val="00CD4A55"/>
    <w:rsid w:val="00CD55A4"/>
    <w:rsid w:val="00CD66DA"/>
    <w:rsid w:val="00CD753D"/>
    <w:rsid w:val="00CE23B8"/>
    <w:rsid w:val="00CE3CA9"/>
    <w:rsid w:val="00CF2BEF"/>
    <w:rsid w:val="00CF2D21"/>
    <w:rsid w:val="00D0385F"/>
    <w:rsid w:val="00D0706C"/>
    <w:rsid w:val="00D076A9"/>
    <w:rsid w:val="00D07F5E"/>
    <w:rsid w:val="00D10086"/>
    <w:rsid w:val="00D12358"/>
    <w:rsid w:val="00D137CA"/>
    <w:rsid w:val="00D1460D"/>
    <w:rsid w:val="00D201EE"/>
    <w:rsid w:val="00D20B66"/>
    <w:rsid w:val="00D276BD"/>
    <w:rsid w:val="00D27B00"/>
    <w:rsid w:val="00D27BBD"/>
    <w:rsid w:val="00D31019"/>
    <w:rsid w:val="00D321B5"/>
    <w:rsid w:val="00D33559"/>
    <w:rsid w:val="00D34162"/>
    <w:rsid w:val="00D34BB2"/>
    <w:rsid w:val="00D3632F"/>
    <w:rsid w:val="00D36331"/>
    <w:rsid w:val="00D4136C"/>
    <w:rsid w:val="00D41630"/>
    <w:rsid w:val="00D41943"/>
    <w:rsid w:val="00D478EF"/>
    <w:rsid w:val="00D516C3"/>
    <w:rsid w:val="00D519D6"/>
    <w:rsid w:val="00D52038"/>
    <w:rsid w:val="00D52743"/>
    <w:rsid w:val="00D5449D"/>
    <w:rsid w:val="00D5648D"/>
    <w:rsid w:val="00D60049"/>
    <w:rsid w:val="00D60428"/>
    <w:rsid w:val="00D605A4"/>
    <w:rsid w:val="00D62866"/>
    <w:rsid w:val="00D640B7"/>
    <w:rsid w:val="00D66306"/>
    <w:rsid w:val="00D70DBF"/>
    <w:rsid w:val="00D711A9"/>
    <w:rsid w:val="00D714EC"/>
    <w:rsid w:val="00D72955"/>
    <w:rsid w:val="00D72A46"/>
    <w:rsid w:val="00D745ED"/>
    <w:rsid w:val="00D75742"/>
    <w:rsid w:val="00D77496"/>
    <w:rsid w:val="00D80F23"/>
    <w:rsid w:val="00D8121A"/>
    <w:rsid w:val="00D81248"/>
    <w:rsid w:val="00D81BF9"/>
    <w:rsid w:val="00D831D1"/>
    <w:rsid w:val="00D84540"/>
    <w:rsid w:val="00D85AD8"/>
    <w:rsid w:val="00D87496"/>
    <w:rsid w:val="00D90C89"/>
    <w:rsid w:val="00D94253"/>
    <w:rsid w:val="00D946F2"/>
    <w:rsid w:val="00D9478A"/>
    <w:rsid w:val="00D97691"/>
    <w:rsid w:val="00D979AF"/>
    <w:rsid w:val="00DA03BF"/>
    <w:rsid w:val="00DA12F0"/>
    <w:rsid w:val="00DA22E9"/>
    <w:rsid w:val="00DA3489"/>
    <w:rsid w:val="00DA3D62"/>
    <w:rsid w:val="00DA4153"/>
    <w:rsid w:val="00DA760E"/>
    <w:rsid w:val="00DB6429"/>
    <w:rsid w:val="00DB76D5"/>
    <w:rsid w:val="00DC1530"/>
    <w:rsid w:val="00DC3AC8"/>
    <w:rsid w:val="00DC45BC"/>
    <w:rsid w:val="00DC5744"/>
    <w:rsid w:val="00DD11A2"/>
    <w:rsid w:val="00DD146B"/>
    <w:rsid w:val="00DD4E67"/>
    <w:rsid w:val="00DD7FB5"/>
    <w:rsid w:val="00DE145E"/>
    <w:rsid w:val="00DE23D1"/>
    <w:rsid w:val="00DE3B18"/>
    <w:rsid w:val="00DE42B6"/>
    <w:rsid w:val="00DE5B9B"/>
    <w:rsid w:val="00DE624F"/>
    <w:rsid w:val="00DE6FB3"/>
    <w:rsid w:val="00DE7762"/>
    <w:rsid w:val="00DF1409"/>
    <w:rsid w:val="00DF3CF7"/>
    <w:rsid w:val="00DF4E26"/>
    <w:rsid w:val="00DF627F"/>
    <w:rsid w:val="00E018AC"/>
    <w:rsid w:val="00E02B32"/>
    <w:rsid w:val="00E0424E"/>
    <w:rsid w:val="00E04AD7"/>
    <w:rsid w:val="00E05936"/>
    <w:rsid w:val="00E06FB9"/>
    <w:rsid w:val="00E07204"/>
    <w:rsid w:val="00E07D90"/>
    <w:rsid w:val="00E110AA"/>
    <w:rsid w:val="00E1175B"/>
    <w:rsid w:val="00E143B9"/>
    <w:rsid w:val="00E15230"/>
    <w:rsid w:val="00E15574"/>
    <w:rsid w:val="00E1582F"/>
    <w:rsid w:val="00E16CF8"/>
    <w:rsid w:val="00E178EA"/>
    <w:rsid w:val="00E21224"/>
    <w:rsid w:val="00E2274F"/>
    <w:rsid w:val="00E24411"/>
    <w:rsid w:val="00E24808"/>
    <w:rsid w:val="00E249FA"/>
    <w:rsid w:val="00E2595A"/>
    <w:rsid w:val="00E26CC9"/>
    <w:rsid w:val="00E279C7"/>
    <w:rsid w:val="00E311C7"/>
    <w:rsid w:val="00E327E0"/>
    <w:rsid w:val="00E34CEC"/>
    <w:rsid w:val="00E3572F"/>
    <w:rsid w:val="00E36677"/>
    <w:rsid w:val="00E4148B"/>
    <w:rsid w:val="00E43036"/>
    <w:rsid w:val="00E444C4"/>
    <w:rsid w:val="00E444EB"/>
    <w:rsid w:val="00E4455C"/>
    <w:rsid w:val="00E44657"/>
    <w:rsid w:val="00E47D85"/>
    <w:rsid w:val="00E50E91"/>
    <w:rsid w:val="00E512D2"/>
    <w:rsid w:val="00E51484"/>
    <w:rsid w:val="00E52A7A"/>
    <w:rsid w:val="00E52F8E"/>
    <w:rsid w:val="00E5366E"/>
    <w:rsid w:val="00E54685"/>
    <w:rsid w:val="00E54F2E"/>
    <w:rsid w:val="00E54FBB"/>
    <w:rsid w:val="00E55F5D"/>
    <w:rsid w:val="00E57DAB"/>
    <w:rsid w:val="00E609A0"/>
    <w:rsid w:val="00E61718"/>
    <w:rsid w:val="00E623B8"/>
    <w:rsid w:val="00E629A1"/>
    <w:rsid w:val="00E62CB5"/>
    <w:rsid w:val="00E65C2B"/>
    <w:rsid w:val="00E67E17"/>
    <w:rsid w:val="00E72C03"/>
    <w:rsid w:val="00E749F3"/>
    <w:rsid w:val="00E76D39"/>
    <w:rsid w:val="00E77DA6"/>
    <w:rsid w:val="00E806BD"/>
    <w:rsid w:val="00E80794"/>
    <w:rsid w:val="00E80DB9"/>
    <w:rsid w:val="00E81EA0"/>
    <w:rsid w:val="00E844A9"/>
    <w:rsid w:val="00E84D96"/>
    <w:rsid w:val="00E86686"/>
    <w:rsid w:val="00E86F46"/>
    <w:rsid w:val="00E87117"/>
    <w:rsid w:val="00E90377"/>
    <w:rsid w:val="00E97062"/>
    <w:rsid w:val="00EA11F9"/>
    <w:rsid w:val="00EA1913"/>
    <w:rsid w:val="00EA1C77"/>
    <w:rsid w:val="00EA2FAA"/>
    <w:rsid w:val="00EA38C4"/>
    <w:rsid w:val="00EA3D83"/>
    <w:rsid w:val="00EA40C7"/>
    <w:rsid w:val="00EA649B"/>
    <w:rsid w:val="00EA7159"/>
    <w:rsid w:val="00EB12EA"/>
    <w:rsid w:val="00EB25B7"/>
    <w:rsid w:val="00EB25F7"/>
    <w:rsid w:val="00EB3884"/>
    <w:rsid w:val="00EB7262"/>
    <w:rsid w:val="00EC1CE6"/>
    <w:rsid w:val="00EC3191"/>
    <w:rsid w:val="00EC6447"/>
    <w:rsid w:val="00EC6D3C"/>
    <w:rsid w:val="00EC7CA1"/>
    <w:rsid w:val="00ED00AB"/>
    <w:rsid w:val="00ED2278"/>
    <w:rsid w:val="00ED3A4C"/>
    <w:rsid w:val="00ED3CE1"/>
    <w:rsid w:val="00ED5917"/>
    <w:rsid w:val="00ED606B"/>
    <w:rsid w:val="00ED6F08"/>
    <w:rsid w:val="00ED73DD"/>
    <w:rsid w:val="00EE0D6B"/>
    <w:rsid w:val="00EE1AC4"/>
    <w:rsid w:val="00EE3A16"/>
    <w:rsid w:val="00EE6678"/>
    <w:rsid w:val="00EE67B8"/>
    <w:rsid w:val="00EF0F5D"/>
    <w:rsid w:val="00EF1558"/>
    <w:rsid w:val="00EF1780"/>
    <w:rsid w:val="00EF1C87"/>
    <w:rsid w:val="00EF210F"/>
    <w:rsid w:val="00EF23EA"/>
    <w:rsid w:val="00EF2EC7"/>
    <w:rsid w:val="00EF5E29"/>
    <w:rsid w:val="00F001FA"/>
    <w:rsid w:val="00F00A75"/>
    <w:rsid w:val="00F011DD"/>
    <w:rsid w:val="00F0279B"/>
    <w:rsid w:val="00F13F83"/>
    <w:rsid w:val="00F14B16"/>
    <w:rsid w:val="00F153C5"/>
    <w:rsid w:val="00F205BA"/>
    <w:rsid w:val="00F238BC"/>
    <w:rsid w:val="00F23EE8"/>
    <w:rsid w:val="00F23F6C"/>
    <w:rsid w:val="00F24B80"/>
    <w:rsid w:val="00F25ABE"/>
    <w:rsid w:val="00F2690E"/>
    <w:rsid w:val="00F2774E"/>
    <w:rsid w:val="00F30AE6"/>
    <w:rsid w:val="00F30CC1"/>
    <w:rsid w:val="00F3367D"/>
    <w:rsid w:val="00F36524"/>
    <w:rsid w:val="00F40069"/>
    <w:rsid w:val="00F40CB9"/>
    <w:rsid w:val="00F41507"/>
    <w:rsid w:val="00F41B89"/>
    <w:rsid w:val="00F42116"/>
    <w:rsid w:val="00F44236"/>
    <w:rsid w:val="00F45D2A"/>
    <w:rsid w:val="00F46A40"/>
    <w:rsid w:val="00F50006"/>
    <w:rsid w:val="00F54EAB"/>
    <w:rsid w:val="00F55009"/>
    <w:rsid w:val="00F563D5"/>
    <w:rsid w:val="00F6205C"/>
    <w:rsid w:val="00F64939"/>
    <w:rsid w:val="00F64CAC"/>
    <w:rsid w:val="00F6631C"/>
    <w:rsid w:val="00F6747D"/>
    <w:rsid w:val="00F714A0"/>
    <w:rsid w:val="00F71E30"/>
    <w:rsid w:val="00F723AE"/>
    <w:rsid w:val="00F74F6B"/>
    <w:rsid w:val="00F76995"/>
    <w:rsid w:val="00F840F5"/>
    <w:rsid w:val="00F861BF"/>
    <w:rsid w:val="00F878F2"/>
    <w:rsid w:val="00F900FC"/>
    <w:rsid w:val="00F92ECA"/>
    <w:rsid w:val="00F9325B"/>
    <w:rsid w:val="00F93B89"/>
    <w:rsid w:val="00F95268"/>
    <w:rsid w:val="00F96175"/>
    <w:rsid w:val="00F97577"/>
    <w:rsid w:val="00FA168E"/>
    <w:rsid w:val="00FA1D0E"/>
    <w:rsid w:val="00FA33E7"/>
    <w:rsid w:val="00FA3556"/>
    <w:rsid w:val="00FA61F8"/>
    <w:rsid w:val="00FA63A1"/>
    <w:rsid w:val="00FB1217"/>
    <w:rsid w:val="00FC1BD6"/>
    <w:rsid w:val="00FC208F"/>
    <w:rsid w:val="00FC2167"/>
    <w:rsid w:val="00FC2F42"/>
    <w:rsid w:val="00FC44C9"/>
    <w:rsid w:val="00FC4E94"/>
    <w:rsid w:val="00FC7650"/>
    <w:rsid w:val="00FC7EF6"/>
    <w:rsid w:val="00FD12BC"/>
    <w:rsid w:val="00FD1E96"/>
    <w:rsid w:val="00FD3EBB"/>
    <w:rsid w:val="00FD4D13"/>
    <w:rsid w:val="00FD4D70"/>
    <w:rsid w:val="00FD6EEE"/>
    <w:rsid w:val="00FE2409"/>
    <w:rsid w:val="00FE2C2F"/>
    <w:rsid w:val="00FE3908"/>
    <w:rsid w:val="00FE3BAA"/>
    <w:rsid w:val="00FE3E1B"/>
    <w:rsid w:val="00FE4811"/>
    <w:rsid w:val="00FE50EB"/>
    <w:rsid w:val="00FE5D54"/>
    <w:rsid w:val="00FE6271"/>
    <w:rsid w:val="00FE6C0B"/>
    <w:rsid w:val="00FE6C29"/>
    <w:rsid w:val="00FE7474"/>
    <w:rsid w:val="00FF2117"/>
    <w:rsid w:val="00FF32A5"/>
    <w:rsid w:val="00FF39FD"/>
    <w:rsid w:val="00FF59E5"/>
    <w:rsid w:val="00FF5B97"/>
    <w:rsid w:val="00FF7D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8E0F41"/>
  <w15:chartTrackingRefBased/>
  <w15:docId w15:val="{BDBEC4E4-E0DD-4937-A60D-606E4467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058"/>
    <w:pPr>
      <w:spacing w:after="0" w:line="360" w:lineRule="auto"/>
      <w:jc w:val="both"/>
    </w:pPr>
    <w:rPr>
      <w:rFonts w:ascii="Arial" w:eastAsiaTheme="minorEastAsia" w:hAnsi="Arial"/>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813058"/>
    <w:rPr>
      <w:rFonts w:asciiTheme="majorHAnsi" w:hAnsiTheme="majorHAnsi"/>
      <w:b/>
      <w:sz w:val="26"/>
    </w:rPr>
  </w:style>
  <w:style w:type="character" w:customStyle="1" w:styleId="NoSpacingChar">
    <w:name w:val="No Spacing Char"/>
    <w:basedOn w:val="DefaultParagraphFont"/>
    <w:link w:val="NoSpacing"/>
    <w:uiPriority w:val="1"/>
    <w:rsid w:val="00813058"/>
    <w:rPr>
      <w:rFonts w:asciiTheme="majorHAnsi" w:eastAsiaTheme="minorEastAsia" w:hAnsiTheme="majorHAnsi"/>
      <w:b/>
      <w:sz w:val="26"/>
      <w:lang w:val="en-US" w:bidi="en-US"/>
    </w:rPr>
  </w:style>
  <w:style w:type="character" w:styleId="Hyperlink">
    <w:name w:val="Hyperlink"/>
    <w:basedOn w:val="DefaultParagraphFont"/>
    <w:uiPriority w:val="99"/>
    <w:unhideWhenUsed/>
    <w:rsid w:val="00813058"/>
    <w:rPr>
      <w:color w:val="0563C1" w:themeColor="hyperlink"/>
      <w:u w:val="single"/>
    </w:rPr>
  </w:style>
  <w:style w:type="character" w:styleId="CommentReference">
    <w:name w:val="annotation reference"/>
    <w:basedOn w:val="DefaultParagraphFont"/>
    <w:uiPriority w:val="99"/>
    <w:semiHidden/>
    <w:unhideWhenUsed/>
    <w:rsid w:val="00983695"/>
    <w:rPr>
      <w:sz w:val="16"/>
      <w:szCs w:val="16"/>
    </w:rPr>
  </w:style>
  <w:style w:type="paragraph" w:styleId="CommentText">
    <w:name w:val="annotation text"/>
    <w:basedOn w:val="Normal"/>
    <w:link w:val="CommentTextChar"/>
    <w:uiPriority w:val="99"/>
    <w:unhideWhenUsed/>
    <w:rsid w:val="00983695"/>
    <w:pPr>
      <w:spacing w:line="240" w:lineRule="auto"/>
    </w:pPr>
    <w:rPr>
      <w:sz w:val="20"/>
      <w:szCs w:val="20"/>
    </w:rPr>
  </w:style>
  <w:style w:type="character" w:customStyle="1" w:styleId="CommentTextChar">
    <w:name w:val="Comment Text Char"/>
    <w:basedOn w:val="DefaultParagraphFont"/>
    <w:link w:val="CommentText"/>
    <w:uiPriority w:val="99"/>
    <w:rsid w:val="00983695"/>
    <w:rPr>
      <w:rFonts w:ascii="Arial" w:eastAsiaTheme="minorEastAsia" w:hAnsi="Arial"/>
      <w:sz w:val="20"/>
      <w:szCs w:val="20"/>
      <w:lang w:val="en-US" w:bidi="en-US"/>
    </w:rPr>
  </w:style>
  <w:style w:type="paragraph" w:styleId="CommentSubject">
    <w:name w:val="annotation subject"/>
    <w:basedOn w:val="CommentText"/>
    <w:next w:val="CommentText"/>
    <w:link w:val="CommentSubjectChar"/>
    <w:uiPriority w:val="99"/>
    <w:semiHidden/>
    <w:unhideWhenUsed/>
    <w:rsid w:val="00983695"/>
    <w:rPr>
      <w:b/>
      <w:bCs/>
    </w:rPr>
  </w:style>
  <w:style w:type="character" w:customStyle="1" w:styleId="CommentSubjectChar">
    <w:name w:val="Comment Subject Char"/>
    <w:basedOn w:val="CommentTextChar"/>
    <w:link w:val="CommentSubject"/>
    <w:uiPriority w:val="99"/>
    <w:semiHidden/>
    <w:rsid w:val="00983695"/>
    <w:rPr>
      <w:rFonts w:ascii="Arial" w:eastAsiaTheme="minorEastAsia" w:hAnsi="Arial"/>
      <w:b/>
      <w:bCs/>
      <w:sz w:val="20"/>
      <w:szCs w:val="20"/>
      <w:lang w:val="en-US" w:bidi="en-US"/>
    </w:rPr>
  </w:style>
  <w:style w:type="paragraph" w:customStyle="1" w:styleId="EndNoteBibliographyTitle">
    <w:name w:val="EndNote Bibliography Title"/>
    <w:basedOn w:val="Normal"/>
    <w:link w:val="EndNoteBibliographyTitleChar"/>
    <w:rsid w:val="00983695"/>
    <w:pPr>
      <w:jc w:val="center"/>
    </w:pPr>
    <w:rPr>
      <w:rFonts w:cs="Arial"/>
      <w:noProof/>
    </w:rPr>
  </w:style>
  <w:style w:type="character" w:customStyle="1" w:styleId="EndNoteBibliographyTitleChar">
    <w:name w:val="EndNote Bibliography Title Char"/>
    <w:basedOn w:val="DefaultParagraphFont"/>
    <w:link w:val="EndNoteBibliographyTitle"/>
    <w:rsid w:val="00983695"/>
    <w:rPr>
      <w:rFonts w:ascii="Arial" w:eastAsiaTheme="minorEastAsia" w:hAnsi="Arial" w:cs="Arial"/>
      <w:noProof/>
      <w:lang w:val="en-US" w:bidi="en-US"/>
    </w:rPr>
  </w:style>
  <w:style w:type="paragraph" w:customStyle="1" w:styleId="EndNoteBibliography">
    <w:name w:val="EndNote Bibliography"/>
    <w:basedOn w:val="Normal"/>
    <w:link w:val="EndNoteBibliographyChar"/>
    <w:rsid w:val="00983695"/>
    <w:pPr>
      <w:spacing w:line="240" w:lineRule="auto"/>
    </w:pPr>
    <w:rPr>
      <w:rFonts w:cs="Arial"/>
      <w:noProof/>
    </w:rPr>
  </w:style>
  <w:style w:type="character" w:customStyle="1" w:styleId="EndNoteBibliographyChar">
    <w:name w:val="EndNote Bibliography Char"/>
    <w:basedOn w:val="DefaultParagraphFont"/>
    <w:link w:val="EndNoteBibliography"/>
    <w:rsid w:val="00983695"/>
    <w:rPr>
      <w:rFonts w:ascii="Arial" w:eastAsiaTheme="minorEastAsia" w:hAnsi="Arial" w:cs="Arial"/>
      <w:noProof/>
      <w:lang w:val="en-US" w:bidi="en-US"/>
    </w:rPr>
  </w:style>
  <w:style w:type="paragraph" w:styleId="Header">
    <w:name w:val="header"/>
    <w:basedOn w:val="Normal"/>
    <w:link w:val="HeaderChar"/>
    <w:uiPriority w:val="99"/>
    <w:unhideWhenUsed/>
    <w:rsid w:val="00012D63"/>
    <w:pPr>
      <w:tabs>
        <w:tab w:val="center" w:pos="4513"/>
        <w:tab w:val="right" w:pos="9026"/>
      </w:tabs>
      <w:spacing w:line="240" w:lineRule="auto"/>
    </w:pPr>
  </w:style>
  <w:style w:type="character" w:customStyle="1" w:styleId="HeaderChar">
    <w:name w:val="Header Char"/>
    <w:basedOn w:val="DefaultParagraphFont"/>
    <w:link w:val="Header"/>
    <w:uiPriority w:val="99"/>
    <w:rsid w:val="00012D63"/>
    <w:rPr>
      <w:rFonts w:ascii="Arial" w:eastAsiaTheme="minorEastAsia" w:hAnsi="Arial"/>
      <w:lang w:val="en-US" w:bidi="en-US"/>
    </w:rPr>
  </w:style>
  <w:style w:type="paragraph" w:styleId="Footer">
    <w:name w:val="footer"/>
    <w:basedOn w:val="Normal"/>
    <w:link w:val="FooterChar"/>
    <w:uiPriority w:val="99"/>
    <w:unhideWhenUsed/>
    <w:rsid w:val="00012D63"/>
    <w:pPr>
      <w:tabs>
        <w:tab w:val="center" w:pos="4513"/>
        <w:tab w:val="right" w:pos="9026"/>
      </w:tabs>
      <w:spacing w:line="240" w:lineRule="auto"/>
    </w:pPr>
  </w:style>
  <w:style w:type="character" w:customStyle="1" w:styleId="FooterChar">
    <w:name w:val="Footer Char"/>
    <w:basedOn w:val="DefaultParagraphFont"/>
    <w:link w:val="Footer"/>
    <w:uiPriority w:val="99"/>
    <w:rsid w:val="00012D63"/>
    <w:rPr>
      <w:rFonts w:ascii="Arial" w:eastAsiaTheme="minorEastAsia" w:hAnsi="Arial"/>
      <w:lang w:val="en-US" w:bidi="en-US"/>
    </w:rPr>
  </w:style>
  <w:style w:type="paragraph" w:styleId="ListParagraph">
    <w:name w:val="List Paragraph"/>
    <w:basedOn w:val="Normal"/>
    <w:uiPriority w:val="34"/>
    <w:qFormat/>
    <w:rsid w:val="00767F4C"/>
    <w:pPr>
      <w:ind w:left="720"/>
      <w:contextualSpacing/>
    </w:pPr>
  </w:style>
  <w:style w:type="paragraph" w:styleId="Revision">
    <w:name w:val="Revision"/>
    <w:hidden/>
    <w:uiPriority w:val="99"/>
    <w:semiHidden/>
    <w:rsid w:val="00461BA0"/>
    <w:pPr>
      <w:spacing w:after="0" w:line="240" w:lineRule="auto"/>
    </w:pPr>
    <w:rPr>
      <w:rFonts w:ascii="Arial" w:eastAsiaTheme="minorEastAsia" w:hAnsi="Arial"/>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thomas.kampourakis@kcl.ac.uk"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customXml" Target="ink/ink1.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28T11:34:18.552"/>
    </inkml:context>
    <inkml:brush xml:id="br0">
      <inkml:brushProperty name="width" value="0.05" units="cm"/>
      <inkml:brushProperty name="height" value="0.05" units="cm"/>
    </inkml:brush>
  </inkml:definitions>
  <inkml:trace contextRef="#ctx0" brushRef="#br0">10 0 11376 0 0,'-2'5'155'0'0,"0"1"1"0"0,1-1 0 0 0,-1 0 0 0 0,1 0-1 0 0,1 1 1 0 0,-2 8 0 0 0,3 17 46 0 0,0-9-270 0 0,0-17-6 0 0,3-1 70 0 0,-2-2 2 0 0,-1 0 2 0 0,0-1 0 0 0,-1 1 0 0 0,1-1 0 0 0,0 0 0 0 0,0 0 0 0 0,0 1 0 0 0,1-1 1 0 0,-1 0-1 0 0,0 0 0 0 0,0 0 0 0 0,0 0 0 0 0,1 0 0 0 0,-1 0 0 0 0,3 1 0 0 0,-2-2-16 0 0,0 0-1 0 0,-1 1 0 0 0,1-1 0 0 0,0 0 0 0 0,-1 0 1 0 0,1 0-1 0 0,0-1 0 0 0,0 1 0 0 0,-1 0 0 0 0,1-1 0 0 0,0 1 1 0 0,-1-1-1 0 0,1 1 0 0 0,2-2 0 0 0,-1 1-59 0 0,10-6-69 0 0,-8 0 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21</Pages>
  <Words>13095</Words>
  <Characters>74645</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Kampourakis, Thomas</dc:creator>
  <cp:keywords/>
  <dc:description/>
  <cp:lastModifiedBy>Kenneth Campbell</cp:lastModifiedBy>
  <cp:revision>2</cp:revision>
  <dcterms:created xsi:type="dcterms:W3CDTF">2022-08-14T21:50:00Z</dcterms:created>
  <dcterms:modified xsi:type="dcterms:W3CDTF">2022-08-14T21:50:00Z</dcterms:modified>
</cp:coreProperties>
</file>